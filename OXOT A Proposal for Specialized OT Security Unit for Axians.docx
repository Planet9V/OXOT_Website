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Text" w:cs="Google Sans Text" w:eastAsia="Google Sans Text" w:hAnsi="Google Sans Text"/>
          <w:b w:val="1"/>
          <w:bCs w:val="1"/>
          <w:color w:val="1b1c1d"/>
          <w:sz w:val="24"/>
          <w:szCs w:val="24"/>
        </w:rPr>
      </w:pPr>
      <w:bookmarkStart w:colFirst="0" w:colLast="0" w:name="_cxlkx2752ms2" w:id="0"/>
      <w:bookmarkEnd w:id="0"/>
      <w:r w:rsidDel="00000000" w:rsidR="00000000" w:rsidRPr="00000000">
        <w:rPr>
          <w:b w:val="1"/>
          <w:bCs w:val="1"/>
          <w:color w:val="1b1c1d"/>
          <w:sz w:val="18"/>
          <w:szCs w:val="18"/>
          <w:rtl w:val="0"/>
        </w:rPr>
        <w:t xml:space="preserve">Metadata</w:t>
        <w:br w:type="textWrapping"/>
        <w:t xml:space="preserve">AEON sub-mind</w:t>
        <w:br w:type="textWrapping"/>
        <w:t xml:space="preserve">Date: 2025-5-19</w:t>
        <w:br w:type="textWrapping"/>
        <w:t xml:space="preserve">j.mckenney</w:t>
        <w:br w:type="textWrapping"/>
      </w:r>
      <w:r w:rsidDel="00000000" w:rsidR="00000000" w:rsidRPr="00000000">
        <w:rPr>
          <w:rtl w:val="0"/>
        </w:rPr>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OXOT: A Specialized OT Security Unit for Axians</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Executive Summary:</w:t>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proposal outlines a strategic partnership to establish a specialized OT security unit/ </w:t>
      </w:r>
      <w:r w:rsidDel="00000000" w:rsidR="00000000" w:rsidRPr="00000000">
        <w:rPr>
          <w:rFonts w:ascii="Google Sans Text" w:cs="Google Sans Text" w:eastAsia="Google Sans Text" w:hAnsi="Google Sans Text"/>
          <w:color w:val="0000ff"/>
          <w:sz w:val="24"/>
          <w:szCs w:val="24"/>
          <w:rtl w:val="0"/>
        </w:rPr>
        <w:t xml:space="preserve">company </w:t>
      </w:r>
      <w:r w:rsidDel="00000000" w:rsidR="00000000" w:rsidRPr="00000000">
        <w:rPr>
          <w:rFonts w:ascii="Google Sans Text" w:cs="Google Sans Text" w:eastAsia="Google Sans Text" w:hAnsi="Google Sans Text"/>
          <w:color w:val="1b1c1d"/>
          <w:sz w:val="24"/>
          <w:szCs w:val="24"/>
          <w:rtl w:val="0"/>
        </w:rPr>
        <w:t xml:space="preserve">within Axians </w:t>
      </w:r>
      <w:r w:rsidDel="00000000" w:rsidR="00000000" w:rsidRPr="00000000">
        <w:rPr>
          <w:rFonts w:ascii="Google Sans Text" w:cs="Google Sans Text" w:eastAsia="Google Sans Text" w:hAnsi="Google Sans Text"/>
          <w:color w:val="0000ff"/>
          <w:sz w:val="24"/>
          <w:szCs w:val="24"/>
          <w:rtl w:val="0"/>
        </w:rPr>
        <w:t xml:space="preserve">or having Axians as a launching customer</w:t>
      </w:r>
      <w:r w:rsidDel="00000000" w:rsidR="00000000" w:rsidRPr="00000000">
        <w:rPr>
          <w:rFonts w:ascii="Google Sans Text" w:cs="Google Sans Text" w:eastAsia="Google Sans Text" w:hAnsi="Google Sans Text"/>
          <w:color w:val="1b1c1d"/>
          <w:sz w:val="24"/>
          <w:szCs w:val="24"/>
          <w:rtl w:val="0"/>
        </w:rPr>
        <w:t xml:space="preserve">. This unit, comprising seasoned experts </w:t>
      </w:r>
      <w:commentRangeStart w:id="0"/>
      <w:r w:rsidDel="00000000" w:rsidR="00000000" w:rsidRPr="00000000">
        <w:rPr>
          <w:rFonts w:ascii="Google Sans Text" w:cs="Google Sans Text" w:eastAsia="Google Sans Text" w:hAnsi="Google Sans Text"/>
          <w:b w:val="1"/>
          <w:bCs w:val="1"/>
          <w:color w:val="1b1c1d"/>
          <w:sz w:val="24"/>
          <w:szCs w:val="24"/>
          <w:rtl w:val="0"/>
        </w:rPr>
        <w:t xml:space="preserve">driven by a commitment to making a tangible difference and achieving the right results, the right way</w:t>
      </w:r>
      <w:commentRangeEnd w:id="0"/>
      <w:r w:rsidDel="00000000" w:rsidR="00000000" w:rsidRPr="00000000">
        <w:commentReference w:id="0"/>
      </w:r>
      <w:r w:rsidDel="00000000" w:rsidR="00000000" w:rsidRPr="00000000">
        <w:rPr>
          <w:rFonts w:ascii="Google Sans Text" w:cs="Google Sans Text" w:eastAsia="Google Sans Text" w:hAnsi="Google Sans Text"/>
          <w:b w:val="1"/>
          <w:bCs w:val="1"/>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will leverage our deep expertise in OT security, compliance, digital transformation, proactive risk management, </w:t>
      </w:r>
      <w:r w:rsidDel="00000000" w:rsidR="00000000" w:rsidRPr="00000000">
        <w:rPr>
          <w:rFonts w:ascii="Google Sans Text" w:cs="Google Sans Text" w:eastAsia="Google Sans Text" w:hAnsi="Google Sans Text"/>
          <w:b w:val="1"/>
          <w:bCs w:val="1"/>
          <w:color w:val="1b1c1d"/>
          <w:sz w:val="24"/>
          <w:szCs w:val="24"/>
          <w:rtl w:val="0"/>
        </w:rPr>
        <w:t xml:space="preserve">and advanced AI-driven capabilities</w:t>
      </w:r>
      <w:r w:rsidDel="00000000" w:rsidR="00000000" w:rsidRPr="00000000">
        <w:rPr>
          <w:rFonts w:ascii="Google Sans Text" w:cs="Google Sans Text" w:eastAsia="Google Sans Text" w:hAnsi="Google Sans Text"/>
          <w:color w:val="1b1c1d"/>
          <w:sz w:val="24"/>
          <w:szCs w:val="24"/>
          <w:rtl w:val="0"/>
        </w:rPr>
        <w:t xml:space="preserve"> to capitalize on the rapidly expanding European market </w:t>
      </w:r>
      <w:commentRangeStart w:id="1"/>
      <w:r w:rsidDel="00000000" w:rsidR="00000000" w:rsidRPr="00000000">
        <w:rPr>
          <w:rFonts w:ascii="Google Sans Text" w:cs="Google Sans Text" w:eastAsia="Google Sans Text" w:hAnsi="Google Sans Text"/>
          <w:color w:val="1b1c1d"/>
          <w:sz w:val="24"/>
          <w:szCs w:val="24"/>
          <w:rtl w:val="0"/>
        </w:rPr>
        <w:t xml:space="preserve">(projected to reach $35 billion by 2028)</w:t>
      </w:r>
      <w:commentRangeEnd w:id="1"/>
      <w:r w:rsidDel="00000000" w:rsidR="00000000" w:rsidRPr="00000000">
        <w:commentReference w:id="1"/>
      </w:r>
      <w:r w:rsidDel="00000000" w:rsidR="00000000" w:rsidRPr="00000000">
        <w:rPr>
          <w:rFonts w:ascii="Google Sans Text" w:cs="Google Sans Text" w:eastAsia="Google Sans Text" w:hAnsi="Google Sans Text"/>
          <w:color w:val="1b1c1d"/>
          <w:sz w:val="24"/>
          <w:szCs w:val="24"/>
          <w:rtl w:val="0"/>
        </w:rPr>
        <w:t xml:space="preserve"> and to enhance the value delivered to Axians' existing customer base. </w:t>
      </w:r>
      <w:ins w:author="Vincent de Mildt" w:id="0" w:date="2025-06-05T19:49:06Z">
        <w:commentRangeStart w:id="2"/>
        <w:commentRangeStart w:id="2"/>
        <w:commentRangeEnd w:id="2"/>
        <w:r w:rsidDel="00000000" w:rsidR="00000000" w:rsidRPr="00000000">
          <w:commentReference w:id="2"/>
        </w:r>
        <w:r w:rsidDel="00000000" w:rsidR="00000000" w:rsidRPr="00000000">
          <w:rPr>
            <w:rFonts w:ascii="Google Sans Text" w:cs="Google Sans Text" w:eastAsia="Google Sans Text" w:hAnsi="Google Sans Text"/>
            <w:color w:val="1b1c1d"/>
            <w:sz w:val="24"/>
            <w:szCs w:val="24"/>
            <w:rtl w:val="0"/>
            <w:rPrChange w:author="Vincent de Mildt" w:id="1" w:date="2025-06-05T19:49:06Z">
              <w:rPr>
                <w:rFonts w:ascii="Google Sans Text" w:cs="Google Sans Text" w:eastAsia="Google Sans Text" w:hAnsi="Google Sans Text"/>
                <w:color w:val="1b1c1d"/>
                <w:sz w:val="24"/>
                <w:szCs w:val="24"/>
              </w:rPr>
            </w:rPrChange>
          </w:rPr>
          <w:t xml:space="preserve">As a strategic integration partner, we operate as a seamless interface between your organization and your customers—enabling efficient delivery of specialized OT security services that are scalable, reliable, and aligned with operational requirements. </w:t>
        </w:r>
      </w:ins>
      <w:r w:rsidDel="00000000" w:rsidR="00000000" w:rsidRPr="00000000">
        <w:rPr>
          <w:rFonts w:ascii="Google Sans Text" w:cs="Google Sans Text" w:eastAsia="Google Sans Text" w:hAnsi="Google Sans Text"/>
          <w:color w:val="1b1c1d"/>
          <w:sz w:val="24"/>
          <w:szCs w:val="24"/>
          <w:rtl w:val="0"/>
        </w:rPr>
        <w:t xml:space="preserve">Our fundamental approach, rooted in </w:t>
      </w:r>
      <w:r w:rsidDel="00000000" w:rsidR="00000000" w:rsidRPr="00000000">
        <w:rPr>
          <w:rFonts w:ascii="Google Sans Text" w:cs="Google Sans Text" w:eastAsia="Google Sans Text" w:hAnsi="Google Sans Text"/>
          <w:b w:val="1"/>
          <w:bCs w:val="1"/>
          <w:color w:val="1b1c1d"/>
          <w:sz w:val="24"/>
          <w:szCs w:val="24"/>
          <w:rtl w:val="0"/>
        </w:rPr>
        <w:t xml:space="preserve">our core operational principles (including a customer-first focus, fact-based decisions, and safety as a way of life)</w:t>
      </w:r>
      <w:r w:rsidDel="00000000" w:rsidR="00000000" w:rsidRPr="00000000">
        <w:rPr>
          <w:rFonts w:ascii="Google Sans Text" w:cs="Google Sans Text" w:eastAsia="Google Sans Text" w:hAnsi="Google Sans Text"/>
          <w:color w:val="1b1c1d"/>
          <w:sz w:val="24"/>
          <w:szCs w:val="24"/>
          <w:rtl w:val="0"/>
        </w:rPr>
        <w:t xml:space="preserve"> and methodologies like LEAN, 5S, and continuous improvement, views security not as a separate investment, but as an integrated outcome of operational excellence, reliability, and safety. This makes our proposition uniquely compelling for both Axians and its clients, fostering a culture of ongoing refinement and efficiency, </w:t>
      </w:r>
      <w:r w:rsidDel="00000000" w:rsidR="00000000" w:rsidRPr="00000000">
        <w:rPr>
          <w:rFonts w:ascii="Google Sans Text" w:cs="Google Sans Text" w:eastAsia="Google Sans Text" w:hAnsi="Google Sans Text"/>
          <w:b w:val="1"/>
          <w:bCs w:val="1"/>
          <w:color w:val="1b1c1d"/>
          <w:sz w:val="24"/>
          <w:szCs w:val="24"/>
          <w:rtl w:val="0"/>
        </w:rPr>
        <w:t xml:space="preserve">and aligning with a shared vision for a secure and sustainable future.</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Market Opportunity:</w:t>
      </w:r>
    </w:p>
    <w:p w:rsidR="00000000" w:rsidDel="00000000" w:rsidP="00000000" w:rsidRDefault="00000000" w:rsidRPr="00000000" w14:paraId="00000007">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European OT security market is experiencing rapid growth, driven by increasing digitalization and interconnectedness of industrial systems. It's projected to reach nearly $35 billion by 2028, with a CAGR exceeding 15%. This growth is fueled by several factors:</w:t>
      </w:r>
    </w:p>
    <w:p w:rsidR="00000000" w:rsidDel="00000000" w:rsidP="00000000" w:rsidRDefault="00000000" w:rsidRPr="00000000" w14:paraId="00000008">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Rising Cyber Threats: Industrial sectors are facing increasingly sophisticated cyberattacks targeting critical infrastructure.</w:t>
      </w:r>
    </w:p>
    <w:p w:rsidR="00000000" w:rsidDel="00000000" w:rsidP="00000000" w:rsidRDefault="00000000" w:rsidRPr="00000000" w14:paraId="00000009">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Stringent Regulations: Governments are implementing stricter regulations to protect critical infrastructure, driving demand for compliance solutions.</w:t>
      </w:r>
    </w:p>
    <w:p w:rsidR="00000000" w:rsidDel="00000000" w:rsidP="00000000" w:rsidRDefault="00000000" w:rsidRPr="00000000" w14:paraId="0000000A">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Digital Transformation: The adoption of Industry 4.0 technologies is expanding the attack surface, necessitating robust security measures.</w:t>
      </w:r>
    </w:p>
    <w:p w:rsidR="00000000" w:rsidDel="00000000" w:rsidP="00000000" w:rsidRDefault="00000000" w:rsidRPr="00000000" w14:paraId="0000000B">
      <w:pPr>
        <w:widowControl w:val="0"/>
        <w:spacing w:after="240" w:before="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Key industries driving this growth include manufacturing, energy, and transportation. While conventional solutions like standalone threat detection, intrusion prevention, and security information and event management (SIEM) systems are in demand, </w:t>
      </w:r>
      <w:r w:rsidDel="00000000" w:rsidR="00000000" w:rsidRPr="00000000">
        <w:rPr>
          <w:rFonts w:ascii="Google Sans Text" w:cs="Google Sans Text" w:eastAsia="Google Sans Text" w:hAnsi="Google Sans Text"/>
          <w:b w:val="1"/>
          <w:bCs w:val="1"/>
          <w:color w:val="1b1c1d"/>
          <w:sz w:val="24"/>
          <w:szCs w:val="24"/>
          <w:rtl w:val="0"/>
        </w:rPr>
        <w:t xml:space="preserve">our specialized unit offers a fundamentally different and more integrated value proposition. We believe that a significant portion of the information required for robust security is already available through existing operational tools and processes (e.g., digital twins, historians, asset management systems). Therefore, instead of advocating for entirely new, costly security-specific investments like a separate SIEM in all cases, </w:t>
      </w:r>
      <w:commentRangeStart w:id="3"/>
      <w:r w:rsidDel="00000000" w:rsidR="00000000" w:rsidRPr="00000000">
        <w:rPr>
          <w:rFonts w:ascii="Google Sans Text" w:cs="Google Sans Text" w:eastAsia="Google Sans Text" w:hAnsi="Google Sans Text"/>
          <w:b w:val="1"/>
          <w:bCs w:val="1"/>
          <w:color w:val="1b1c1d"/>
          <w:sz w:val="24"/>
          <w:szCs w:val="24"/>
          <w:rtl w:val="0"/>
        </w:rPr>
        <w:t xml:space="preserve">our approach</w:t>
      </w:r>
      <w:commentRangeEnd w:id="3"/>
      <w:r w:rsidDel="00000000" w:rsidR="00000000" w:rsidRPr="00000000">
        <w:commentReference w:id="3"/>
      </w:r>
      <w:r w:rsidDel="00000000" w:rsidR="00000000" w:rsidRPr="00000000">
        <w:rPr>
          <w:rFonts w:ascii="Google Sans Text" w:cs="Google Sans Text" w:eastAsia="Google Sans Text" w:hAnsi="Google Sans Text"/>
          <w:b w:val="1"/>
          <w:bCs w:val="1"/>
          <w:color w:val="1b1c1d"/>
          <w:sz w:val="24"/>
          <w:szCs w:val="24"/>
          <w:rtl w:val="0"/>
        </w:rPr>
        <w:t xml:space="preserve"> focuses on leveraging and enhancing existing data streams and operational frameworks to achieve security outcomes. Security, in our view, is an intrinsic dimension of reliability, operability, maintainability, and safety, achieved through a process of continuous improvement.</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presents a significant opportunity for Axians to expand its market share and establish itself as a leader in this critical sector by offering a more operationally aligned, efficient, and cost-effective security paradigm.</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Our Guiding Philosophy: Principled Approach, Integrated Security &amp; Continuous Improvement</w:t>
      </w:r>
    </w:p>
    <w:p w:rsidR="00000000" w:rsidDel="00000000" w:rsidP="00000000" w:rsidRDefault="00000000" w:rsidRPr="00000000" w14:paraId="0000000E">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Our team's approach to OT security is fundamentally different from traditional, siloed models. It begins with our </w:t>
      </w:r>
      <w:r w:rsidDel="00000000" w:rsidR="00000000" w:rsidRPr="00000000">
        <w:rPr>
          <w:rFonts w:ascii="Google Sans Text" w:cs="Google Sans Text" w:eastAsia="Google Sans Text" w:hAnsi="Google Sans Text"/>
          <w:b w:val="1"/>
          <w:bCs w:val="1"/>
          <w:color w:val="1b1c1d"/>
          <w:sz w:val="24"/>
          <w:szCs w:val="24"/>
          <w:rtl w:val="0"/>
        </w:rPr>
        <w:t xml:space="preserve">five core principles: we start with the customer (a first-principle approach); we make fact-based decisions; we believe safety is a way of life; we know that people make the difference; and we are committed to achieving the right results, the right way.</w:t>
      </w:r>
      <w:r w:rsidDel="00000000" w:rsidR="00000000" w:rsidRPr="00000000">
        <w:rPr>
          <w:rFonts w:ascii="Google Sans Text" w:cs="Google Sans Text" w:eastAsia="Google Sans Text" w:hAnsi="Google Sans Text"/>
          <w:color w:val="1b1c1d"/>
          <w:sz w:val="24"/>
          <w:szCs w:val="24"/>
          <w:rtl w:val="0"/>
        </w:rPr>
        <w:t xml:space="preserve"> These principles guide our every action and are the bedrock of our operational philosophy.</w:t>
      </w:r>
    </w:p>
    <w:p w:rsidR="00000000" w:rsidDel="00000000" w:rsidP="00000000" w:rsidRDefault="00000000" w:rsidRPr="00000000" w14:paraId="0000000F">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operate on the conviction that robust security is not an isolated function or a standalone investment, but rather an inherent outcome of well-defined, efficient, and continuously improving operational processes. This conviction is deeply interwoven with established methodologies like:</w:t>
      </w:r>
    </w:p>
    <w:p w:rsidR="00000000" w:rsidDel="00000000" w:rsidP="00000000" w:rsidRDefault="00000000" w:rsidRPr="00000000" w14:paraId="00000010">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LEAN Thinking:</w:t>
      </w:r>
      <w:r w:rsidDel="00000000" w:rsidR="00000000" w:rsidRPr="00000000">
        <w:rPr>
          <w:rFonts w:ascii="Google Sans Text" w:cs="Google Sans Text" w:eastAsia="Google Sans Text" w:hAnsi="Google Sans Text"/>
          <w:color w:val="1b1c1d"/>
          <w:sz w:val="24"/>
          <w:szCs w:val="24"/>
          <w:rtl w:val="0"/>
        </w:rPr>
        <w:t xml:space="preserve"> We focus on maximizing value for the customer while minimizing waste. In security, this means leveraging existing data, tools, and processes wherever possible, avoiding redundant investments, and streamlining security activities to directly support operational objectives. We aim to make security an enabler of efficiency, not a drag on it.</w:t>
      </w:r>
    </w:p>
    <w:p w:rsidR="00000000" w:rsidDel="00000000" w:rsidP="00000000" w:rsidRDefault="00000000" w:rsidRPr="00000000" w14:paraId="00000011">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5S Principles (Sort, Set in Order, Shine, Standardize, Sustain):</w:t>
      </w:r>
      <w:r w:rsidDel="00000000" w:rsidR="00000000" w:rsidRPr="00000000">
        <w:rPr>
          <w:rFonts w:ascii="Google Sans Text" w:cs="Google Sans Text" w:eastAsia="Google Sans Text" w:hAnsi="Google Sans Text"/>
          <w:color w:val="1b1c1d"/>
          <w:sz w:val="24"/>
          <w:szCs w:val="24"/>
          <w:rtl w:val="0"/>
        </w:rPr>
        <w:t xml:space="preserve"> These principles guide our approach to managing OT environments for security.</w:t>
      </w:r>
    </w:p>
    <w:p w:rsidR="00000000" w:rsidDel="00000000" w:rsidP="00000000" w:rsidRDefault="00000000" w:rsidRPr="00000000" w14:paraId="00000012">
      <w:pPr>
        <w:widowControl w:val="0"/>
        <w:numPr>
          <w:ilvl w:val="1"/>
          <w:numId w:val="14"/>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Sort &amp; Set in Order:</w:t>
      </w:r>
      <w:r w:rsidDel="00000000" w:rsidR="00000000" w:rsidRPr="00000000">
        <w:rPr>
          <w:rFonts w:ascii="Google Sans Text" w:cs="Google Sans Text" w:eastAsia="Google Sans Text" w:hAnsi="Google Sans Text"/>
          <w:color w:val="1b1c1d"/>
          <w:sz w:val="24"/>
          <w:szCs w:val="24"/>
          <w:rtl w:val="0"/>
        </w:rPr>
        <w:t xml:space="preserve"> Through comprehensive asset inventory (extending existing systems) and SBOMs, we help create a clear, organized understanding of the OT landscape – knowing what you have, where it is, and what it's made of is foundational.</w:t>
      </w:r>
    </w:p>
    <w:p w:rsidR="00000000" w:rsidDel="00000000" w:rsidP="00000000" w:rsidRDefault="00000000" w:rsidRPr="00000000" w14:paraId="00000013">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Shine:</w:t>
      </w:r>
      <w:r w:rsidDel="00000000" w:rsidR="00000000" w:rsidRPr="00000000">
        <w:rPr>
          <w:rFonts w:ascii="Google Sans Text" w:cs="Google Sans Text" w:eastAsia="Google Sans Text" w:hAnsi="Google Sans Text"/>
          <w:color w:val="1b1c1d"/>
          <w:sz w:val="24"/>
          <w:szCs w:val="24"/>
          <w:rtl w:val="0"/>
        </w:rPr>
        <w:t xml:space="preserve"> This translates to maintaining a clean and understandable security posture, where deviations and risks are readily identifiable.</w:t>
      </w:r>
    </w:p>
    <w:p w:rsidR="00000000" w:rsidDel="00000000" w:rsidP="00000000" w:rsidRDefault="00000000" w:rsidRPr="00000000" w14:paraId="00000014">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Standardize:</w:t>
      </w:r>
      <w:r w:rsidDel="00000000" w:rsidR="00000000" w:rsidRPr="00000000">
        <w:rPr>
          <w:rFonts w:ascii="Google Sans Text" w:cs="Google Sans Text" w:eastAsia="Google Sans Text" w:hAnsi="Google Sans Text"/>
          <w:color w:val="1b1c1d"/>
          <w:sz w:val="24"/>
          <w:szCs w:val="24"/>
          <w:rtl w:val="0"/>
        </w:rPr>
        <w:t xml:space="preserve"> We promote the use of standardized secure architectural patterns (aligned with IEC 62443) and repeatable processes for risk management and incident response, reducing variability and improving predictability.</w:t>
      </w:r>
    </w:p>
    <w:p w:rsidR="00000000" w:rsidDel="00000000" w:rsidP="00000000" w:rsidRDefault="00000000" w:rsidRPr="00000000" w14:paraId="00000015">
      <w:pPr>
        <w:widowControl w:val="0"/>
        <w:numPr>
          <w:ilvl w:val="1"/>
          <w:numId w:val="1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Sustain:</w:t>
      </w:r>
      <w:r w:rsidDel="00000000" w:rsidR="00000000" w:rsidRPr="00000000">
        <w:rPr>
          <w:rFonts w:ascii="Google Sans Text" w:cs="Google Sans Text" w:eastAsia="Google Sans Text" w:hAnsi="Google Sans Text"/>
          <w:color w:val="1b1c1d"/>
          <w:sz w:val="24"/>
          <w:szCs w:val="24"/>
          <w:rtl w:val="0"/>
        </w:rPr>
        <w:t xml:space="preserve"> We aim to embed security practices into the daily operations and culture of an organization, fostering a mindset of </w:t>
      </w:r>
      <w:r w:rsidDel="00000000" w:rsidR="00000000" w:rsidRPr="00000000">
        <w:rPr>
          <w:rFonts w:ascii="Google Sans Text" w:cs="Google Sans Text" w:eastAsia="Google Sans Text" w:hAnsi="Google Sans Text"/>
          <w:b w:val="1"/>
          <w:bCs w:val="1"/>
          <w:color w:val="1b1c1d"/>
          <w:sz w:val="24"/>
          <w:szCs w:val="24"/>
          <w:rtl w:val="0"/>
        </w:rPr>
        <w:t xml:space="preserve">continuous improvement</w:t>
      </w:r>
      <w:r w:rsidDel="00000000" w:rsidR="00000000" w:rsidRPr="00000000">
        <w:rPr>
          <w:rFonts w:ascii="Google Sans Text" w:cs="Google Sans Text" w:eastAsia="Google Sans Text" w:hAnsi="Google Sans Text"/>
          <w:color w:val="1b1c1d"/>
          <w:sz w:val="24"/>
          <w:szCs w:val="24"/>
          <w:rtl w:val="0"/>
        </w:rPr>
        <w:t xml:space="preserve"> and vigilance.</w:t>
      </w:r>
    </w:p>
    <w:p w:rsidR="00000000" w:rsidDel="00000000" w:rsidP="00000000" w:rsidRDefault="00000000" w:rsidRPr="00000000" w14:paraId="00000016">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RAMS (Reliability, Availability, Maintainability, Safety):</w:t>
      </w:r>
      <w:r w:rsidDel="00000000" w:rsidR="00000000" w:rsidRPr="00000000">
        <w:rPr>
          <w:rFonts w:ascii="Google Sans Text" w:cs="Google Sans Text" w:eastAsia="Google Sans Text" w:hAnsi="Google Sans Text"/>
          <w:color w:val="1b1c1d"/>
          <w:sz w:val="24"/>
          <w:szCs w:val="24"/>
          <w:rtl w:val="0"/>
        </w:rPr>
        <w:t xml:space="preserve"> We view security as an integral component of overall system RAMS. A secure system is inherently more reliable and safer. Our solutions are designed to enhance these critical operational attributes, not conflict with them.</w:t>
      </w:r>
    </w:p>
    <w:p w:rsidR="00000000" w:rsidDel="00000000" w:rsidP="00000000" w:rsidRDefault="00000000" w:rsidRPr="00000000" w14:paraId="00000017">
      <w:pPr>
        <w:widowControl w:val="0"/>
        <w:spacing w:after="240" w:before="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Furthermore, our work is driven by a profound concern for the future – a future where our children and grandchildren have access to clean water, reliable energy, and healthy food. These are essentials, not to be taken for granted. We believe that securing the operational technology that underpins these critical infrastructures is a vital contribution to this sustainable future. We seek to partner with like-minded organizations, like Axians, who share a commitment to making a tangible, positive difference through ethical work and shared values.</w:t>
      </w:r>
    </w:p>
    <w:p w:rsidR="00000000" w:rsidDel="00000000" w:rsidP="00000000" w:rsidRDefault="00000000" w:rsidRPr="00000000" w14:paraId="00000018">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adopting this principled, integrated, and continuous improvement mindset, we shift the security conversation. Instead of proposing large, separate security programs, we identify how to enhance existing operational frameworks and capital projects to achieve superior security outcomes. This makes security a more digestible, justifiable, and sustainable endeavor for Axians' clients.</w:t>
      </w:r>
    </w:p>
    <w:p w:rsidR="00000000" w:rsidDel="00000000" w:rsidP="00000000" w:rsidRDefault="00000000" w:rsidRPr="00000000" w14:paraId="00000019">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Value Proposition:</w:t>
      </w:r>
    </w:p>
    <w:p w:rsidR="00000000" w:rsidDel="00000000" w:rsidP="00000000" w:rsidRDefault="00000000" w:rsidRPr="00000000" w14:paraId="0000001A">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Establish Axians as a leader in the high-growth OT security market by offering a differentiated, integrated security philosophy centered on operational excellence, </w:t>
      </w:r>
      <w:r w:rsidDel="00000000" w:rsidR="00000000" w:rsidRPr="00000000">
        <w:rPr>
          <w:rFonts w:ascii="Google Sans Text" w:cs="Google Sans Text" w:eastAsia="Google Sans Text" w:hAnsi="Google Sans Text"/>
          <w:b w:val="1"/>
          <w:bCs w:val="1"/>
          <w:color w:val="1b1c1d"/>
          <w:sz w:val="24"/>
          <w:szCs w:val="24"/>
          <w:rtl w:val="0"/>
        </w:rPr>
        <w:t xml:space="preserve">fact-based decision making,</w:t>
      </w:r>
      <w:r w:rsidDel="00000000" w:rsidR="00000000" w:rsidRPr="00000000">
        <w:rPr>
          <w:rFonts w:ascii="Google Sans Text" w:cs="Google Sans Text" w:eastAsia="Google Sans Text" w:hAnsi="Google Sans Text"/>
          <w:color w:val="1b1c1d"/>
          <w:sz w:val="24"/>
          <w:szCs w:val="24"/>
          <w:rtl w:val="0"/>
        </w:rPr>
        <w:t xml:space="preserve"> and continuous improvement, </w:t>
      </w:r>
      <w:r w:rsidDel="00000000" w:rsidR="00000000" w:rsidRPr="00000000">
        <w:rPr>
          <w:rFonts w:ascii="Google Sans Text" w:cs="Google Sans Text" w:eastAsia="Google Sans Text" w:hAnsi="Google Sans Text"/>
          <w:b w:val="1"/>
          <w:bCs w:val="1"/>
          <w:color w:val="1b1c1d"/>
          <w:sz w:val="24"/>
          <w:szCs w:val="24"/>
          <w:rtl w:val="0"/>
        </w:rPr>
        <w:t xml:space="preserve">driven by people committed to achieving the right results.</w:t>
      </w:r>
    </w:p>
    <w:p w:rsidR="00000000" w:rsidDel="00000000" w:rsidP="00000000" w:rsidRDefault="00000000" w:rsidRPr="00000000" w14:paraId="0000001B">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Offer comprehensive solutions to address rising cyber threats and stringent regulations, leveraging existing client investments, operational data, </w:t>
      </w:r>
      <w:r w:rsidDel="00000000" w:rsidR="00000000" w:rsidRPr="00000000">
        <w:rPr>
          <w:rFonts w:ascii="Google Sans Text" w:cs="Google Sans Text" w:eastAsia="Google Sans Text" w:hAnsi="Google Sans Text"/>
          <w:b w:val="1"/>
          <w:bCs w:val="1"/>
          <w:color w:val="1b1c1d"/>
          <w:sz w:val="24"/>
          <w:szCs w:val="24"/>
          <w:rtl w:val="0"/>
        </w:rPr>
        <w:t xml:space="preserve">and advanced AI-driven analytics, thereby minimizing waste and maximizing value in line with LEAN principles.</w:t>
      </w:r>
    </w:p>
    <w:p w:rsidR="00000000" w:rsidDel="00000000" w:rsidP="00000000" w:rsidRDefault="00000000" w:rsidRPr="00000000" w14:paraId="0000001C">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Enhance Axians' service portfolio with specialized expertise, </w:t>
      </w:r>
      <w:r w:rsidDel="00000000" w:rsidR="00000000" w:rsidRPr="00000000">
        <w:rPr>
          <w:rFonts w:ascii="Google Sans Text" w:cs="Google Sans Text" w:eastAsia="Google Sans Text" w:hAnsi="Google Sans Text"/>
          <w:b w:val="1"/>
          <w:bCs w:val="1"/>
          <w:color w:val="1b1c1d"/>
          <w:sz w:val="24"/>
          <w:szCs w:val="24"/>
          <w:rtl w:val="0"/>
        </w:rPr>
        <w:t xml:space="preserve">including cutting-edge AI and knowledge graph capabilities,</w:t>
      </w:r>
      <w:r w:rsidDel="00000000" w:rsidR="00000000" w:rsidRPr="00000000">
        <w:rPr>
          <w:rFonts w:ascii="Google Sans Text" w:cs="Google Sans Text" w:eastAsia="Google Sans Text" w:hAnsi="Google Sans Text"/>
          <w:color w:val="1b1c1d"/>
          <w:sz w:val="24"/>
          <w:szCs w:val="24"/>
          <w:rtl w:val="0"/>
        </w:rPr>
        <w:t xml:space="preserve"> and proven methodologies that </w:t>
      </w:r>
      <w:r w:rsidDel="00000000" w:rsidR="00000000" w:rsidRPr="00000000">
        <w:rPr>
          <w:rFonts w:ascii="Google Sans Text" w:cs="Google Sans Text" w:eastAsia="Google Sans Text" w:hAnsi="Google Sans Text"/>
          <w:b w:val="1"/>
          <w:bCs w:val="1"/>
          <w:color w:val="1b1c1d"/>
          <w:sz w:val="24"/>
          <w:szCs w:val="24"/>
          <w:rtl w:val="0"/>
        </w:rPr>
        <w:t xml:space="preserve">frame security as an outcome of operational excellence, where safety is a way of life, not a separate cost center, fostering a culture of sustained security posture enhancement.</w:t>
      </w:r>
    </w:p>
    <w:p w:rsidR="00000000" w:rsidDel="00000000" w:rsidP="00000000" w:rsidRDefault="00000000" w:rsidRPr="00000000" w14:paraId="0000001D">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Proactively manage risk and deepen relationships with existing Axians customers by offering specialized legacy system security assessments and solutions that align with their operational realities and promote continuous risk reduction.</w:t>
      </w:r>
    </w:p>
    <w:p w:rsidR="00000000" w:rsidDel="00000000" w:rsidP="00000000" w:rsidRDefault="00000000" w:rsidRPr="00000000" w14:paraId="0000001E">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Shift the security conversation from a standalone investment to an enhancement of existing processes and capital expenditures, making security an integral part of project design and operational efficiency, guided by IEC 62443.</w:t>
      </w:r>
      <w:r w:rsidDel="00000000" w:rsidR="00000000" w:rsidRPr="00000000">
        <w:rPr>
          <w:rFonts w:ascii="Google Sans Text" w:cs="Google Sans Text" w:eastAsia="Google Sans Text" w:hAnsi="Google Sans Text"/>
          <w:color w:val="1b1c1d"/>
          <w:sz w:val="24"/>
          <w:szCs w:val="24"/>
          <w:rtl w:val="0"/>
        </w:rPr>
        <w:t xml:space="preserve"> This approach is inherently more appealing as it positions security as an "additional line item" or value-add to existing initiatives, rather than a completely new, potentially disruptive, and expensive undertaking.</w:t>
      </w:r>
    </w:p>
    <w:p w:rsidR="00000000" w:rsidDel="00000000" w:rsidP="00000000" w:rsidRDefault="00000000" w:rsidRPr="00000000" w14:paraId="0000001F">
      <w:pPr>
        <w:widowControl w:val="0"/>
        <w:spacing w:after="240" w:before="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Services:</w:t>
      </w:r>
    </w:p>
    <w:p w:rsidR="00000000" w:rsidDel="00000000" w:rsidP="00000000" w:rsidRDefault="00000000" w:rsidRPr="00000000" w14:paraId="00000020">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capabilities of this specialized unit are significantly bolstered by the extensive experience of its members, such as Jim McKenney, former Director for an Operational Technology Cyber Security Center of Excellence (OTCE), who led the development of cybersecurity practices for the energy, manufacturing, and transportation sectors, </w:t>
      </w:r>
      <w:r w:rsidDel="00000000" w:rsidR="00000000" w:rsidRPr="00000000">
        <w:rPr>
          <w:rFonts w:ascii="Google Sans Text" w:cs="Google Sans Text" w:eastAsia="Google Sans Text" w:hAnsi="Google Sans Text"/>
          <w:b w:val="1"/>
          <w:bCs w:val="1"/>
          <w:color w:val="1b1c1d"/>
          <w:sz w:val="24"/>
          <w:szCs w:val="24"/>
          <w:rtl w:val="0"/>
        </w:rPr>
        <w:t xml:space="preserve">and possesses deep expertise in AI-based development, including the application of knowledge graphs, advanced private Large Language Models (LLMs), and agentic capabilities to facilitate and automate complex security tasks.</w:t>
      </w:r>
      <w:r w:rsidDel="00000000" w:rsidR="00000000" w:rsidRPr="00000000">
        <w:rPr>
          <w:rFonts w:ascii="Google Sans Text" w:cs="Google Sans Text" w:eastAsia="Google Sans Text" w:hAnsi="Google Sans Text"/>
          <w:color w:val="1b1c1d"/>
          <w:sz w:val="24"/>
          <w:szCs w:val="24"/>
          <w:rtl w:val="0"/>
        </w:rPr>
        <w:t xml:space="preserve"> Our service delivery is underpinned by the philosophy that security is an embedded characteristic of well-managed, reliable, and continuously improving operations, </w:t>
      </w:r>
      <w:r w:rsidDel="00000000" w:rsidR="00000000" w:rsidRPr="00000000">
        <w:rPr>
          <w:rFonts w:ascii="Google Sans Text" w:cs="Google Sans Text" w:eastAsia="Google Sans Text" w:hAnsi="Google Sans Text"/>
          <w:b w:val="1"/>
          <w:bCs w:val="1"/>
          <w:color w:val="1b1c1d"/>
          <w:sz w:val="24"/>
          <w:szCs w:val="24"/>
          <w:rtl w:val="0"/>
        </w:rPr>
        <w:t xml:space="preserve">delivered by people who believe they make the difference and are committed to safeguarding critical infrastructure for a sustainable future.</w:t>
      </w:r>
    </w:p>
    <w:p w:rsidR="00000000" w:rsidDel="00000000" w:rsidP="00000000" w:rsidRDefault="00000000" w:rsidRPr="00000000" w14:paraId="00000021">
      <w:pPr>
        <w:widowControl w:val="0"/>
        <w:numPr>
          <w:ilvl w:val="0"/>
          <w:numId w:val="1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Dedicated OT Security Team:</w:t>
      </w:r>
    </w:p>
    <w:p w:rsidR="00000000" w:rsidDel="00000000" w:rsidP="00000000" w:rsidRDefault="00000000" w:rsidRPr="00000000" w14:paraId="00000022">
      <w:pPr>
        <w:widowControl w:val="0"/>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Providing core expertise in IEC 62443 compliance, risk assessments, vulnerability management, and secure software development support for external customers. This includes leadership experience in developing comprehensive OTCE practices. Our approach to these services emphasizes integration with existing operational frameworks and fostering a </w:t>
      </w:r>
      <w:r w:rsidDel="00000000" w:rsidR="00000000" w:rsidRPr="00000000">
        <w:rPr>
          <w:rFonts w:ascii="Google Sans Text" w:cs="Google Sans Text" w:eastAsia="Google Sans Text" w:hAnsi="Google Sans Text"/>
          <w:b w:val="1"/>
          <w:bCs w:val="1"/>
          <w:color w:val="1b1c1d"/>
          <w:sz w:val="24"/>
          <w:szCs w:val="24"/>
          <w:rtl w:val="0"/>
        </w:rPr>
        <w:t xml:space="preserve">continuous improvement cycle</w:t>
      </w:r>
      <w:r w:rsidDel="00000000" w:rsidR="00000000" w:rsidRPr="00000000">
        <w:rPr>
          <w:rFonts w:ascii="Google Sans Text" w:cs="Google Sans Text" w:eastAsia="Google Sans Text" w:hAnsi="Google Sans Text"/>
          <w:color w:val="1b1c1d"/>
          <w:sz w:val="24"/>
          <w:szCs w:val="24"/>
          <w:rtl w:val="0"/>
        </w:rPr>
        <w:t xml:space="preserve"> for security.</w:t>
      </w:r>
    </w:p>
    <w:p w:rsidR="00000000" w:rsidDel="00000000" w:rsidP="00000000" w:rsidRDefault="00000000" w:rsidRPr="00000000" w14:paraId="00000023">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Leveraging AI for Enhanced Security Operations:</w:t>
      </w:r>
      <w:r w:rsidDel="00000000" w:rsidR="00000000" w:rsidRPr="00000000">
        <w:rPr>
          <w:rFonts w:ascii="Google Sans Text" w:cs="Google Sans Text" w:eastAsia="Google Sans Text" w:hAnsi="Google Sans Text"/>
          <w:color w:val="1b1c1d"/>
          <w:sz w:val="24"/>
          <w:szCs w:val="24"/>
          <w:rtl w:val="0"/>
        </w:rPr>
        <w:t xml:space="preserve"> Utilizing </w:t>
      </w:r>
      <w:r w:rsidDel="00000000" w:rsidR="00000000" w:rsidRPr="00000000">
        <w:rPr>
          <w:rFonts w:ascii="Google Sans Text" w:cs="Google Sans Text" w:eastAsia="Google Sans Text" w:hAnsi="Google Sans Text"/>
          <w:b w:val="1"/>
          <w:bCs w:val="1"/>
          <w:color w:val="1b1c1d"/>
          <w:sz w:val="24"/>
          <w:szCs w:val="24"/>
          <w:rtl w:val="0"/>
        </w:rPr>
        <w:t xml:space="preserve">agentic capabilities and private LLMs connected to extensive knowledge graphs (e.g., 100M+ nodes) for tasks such as:</w:t>
      </w:r>
    </w:p>
    <w:p w:rsidR="00000000" w:rsidDel="00000000" w:rsidP="00000000" w:rsidRDefault="00000000" w:rsidRPr="00000000" w14:paraId="00000024">
      <w:pPr>
        <w:widowControl w:val="0"/>
        <w:numPr>
          <w:ilvl w:val="2"/>
          <w:numId w:val="12"/>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Automated External Vulnerability Assessment &amp; Deep Web Monitoring/OSINT:</w:t>
      </w:r>
      <w:r w:rsidDel="00000000" w:rsidR="00000000" w:rsidRPr="00000000">
        <w:rPr>
          <w:rFonts w:ascii="Google Sans Text" w:cs="Google Sans Text" w:eastAsia="Google Sans Text" w:hAnsi="Google Sans Text"/>
          <w:color w:val="1b1c1d"/>
          <w:sz w:val="24"/>
          <w:szCs w:val="24"/>
          <w:rtl w:val="0"/>
        </w:rPr>
        <w:t xml:space="preserve"> Continuously scanning for and analyzing external threats and exposures.</w:t>
      </w:r>
    </w:p>
    <w:p w:rsidR="00000000" w:rsidDel="00000000" w:rsidP="00000000" w:rsidRDefault="00000000" w:rsidRPr="00000000" w14:paraId="00000025">
      <w:pPr>
        <w:widowControl w:val="0"/>
        <w:numPr>
          <w:ilvl w:val="2"/>
          <w:numId w:val="12"/>
        </w:numPr>
        <w:spacing w:after="0" w:afterAutospacing="0" w:before="0" w:beforeAutospacing="0" w:line="275.9999942779541" w:lineRule="auto"/>
        <w:ind w:left="1275" w:hanging="360"/>
      </w:pPr>
      <w:commentRangeStart w:id="4"/>
      <w:r w:rsidDel="00000000" w:rsidR="00000000" w:rsidRPr="00000000">
        <w:rPr>
          <w:rFonts w:ascii="Google Sans Text" w:cs="Google Sans Text" w:eastAsia="Google Sans Text" w:hAnsi="Google Sans Text"/>
          <w:b w:val="1"/>
          <w:bCs w:val="1"/>
          <w:color w:val="1b1c1d"/>
          <w:sz w:val="24"/>
          <w:szCs w:val="24"/>
          <w:rtl w:val="0"/>
        </w:rPr>
        <w:t xml:space="preserve">Go-To-Market (GTM), Customer Research &amp; Prospective Analysis:</w:t>
      </w:r>
      <w:r w:rsidDel="00000000" w:rsidR="00000000" w:rsidRPr="00000000">
        <w:rPr>
          <w:rFonts w:ascii="Google Sans Text" w:cs="Google Sans Text" w:eastAsia="Google Sans Text" w:hAnsi="Google Sans Text"/>
          <w:color w:val="1b1c1d"/>
          <w:sz w:val="24"/>
          <w:szCs w:val="24"/>
          <w:rtl w:val="0"/>
        </w:rPr>
        <w:t xml:space="preserve"> Utilizing AI for market intelligence and targeted outreach.</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6">
      <w:pPr>
        <w:widowControl w:val="0"/>
        <w:numPr>
          <w:ilvl w:val="2"/>
          <w:numId w:val="1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IEC 62443 Analysis Automation:</w:t>
      </w:r>
      <w:r w:rsidDel="00000000" w:rsidR="00000000" w:rsidRPr="00000000">
        <w:rPr>
          <w:rFonts w:ascii="Google Sans Text" w:cs="Google Sans Text" w:eastAsia="Google Sans Text" w:hAnsi="Google Sans Text"/>
          <w:color w:val="1b1c1d"/>
          <w:sz w:val="24"/>
          <w:szCs w:val="24"/>
          <w:rtl w:val="0"/>
        </w:rPr>
        <w:t xml:space="preserve"> Streamlining compliance checks and documentation.</w:t>
      </w:r>
    </w:p>
    <w:p w:rsidR="00000000" w:rsidDel="00000000" w:rsidP="00000000" w:rsidRDefault="00000000" w:rsidRPr="00000000" w14:paraId="00000027">
      <w:pPr>
        <w:widowControl w:val="0"/>
        <w:numPr>
          <w:ilvl w:val="2"/>
          <w:numId w:val="1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Automation of Security Tasks:</w:t>
      </w:r>
      <w:r w:rsidDel="00000000" w:rsidR="00000000" w:rsidRPr="00000000">
        <w:rPr>
          <w:rFonts w:ascii="Google Sans Text" w:cs="Google Sans Text" w:eastAsia="Google Sans Text" w:hAnsi="Google Sans Text"/>
          <w:color w:val="1b1c1d"/>
          <w:sz w:val="24"/>
          <w:szCs w:val="24"/>
          <w:rtl w:val="0"/>
        </w:rPr>
        <w:t xml:space="preserve"> Including AI-assisted </w:t>
      </w:r>
      <w:r w:rsidDel="00000000" w:rsidR="00000000" w:rsidRPr="00000000">
        <w:rPr>
          <w:rFonts w:ascii="Google Sans Text" w:cs="Google Sans Text" w:eastAsia="Google Sans Text" w:hAnsi="Google Sans Text"/>
          <w:b w:val="1"/>
          <w:bCs w:val="1"/>
          <w:color w:val="1b1c1d"/>
          <w:sz w:val="24"/>
          <w:szCs w:val="24"/>
          <w:rtl w:val="0"/>
        </w:rPr>
        <w:t xml:space="preserve">code review</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b w:val="1"/>
          <w:bCs w:val="1"/>
          <w:color w:val="1b1c1d"/>
          <w:sz w:val="24"/>
          <w:szCs w:val="24"/>
          <w:rtl w:val="0"/>
        </w:rPr>
        <w:t xml:space="preserve">agentic, mission-based penetration testing</w:t>
      </w:r>
      <w:r w:rsidDel="00000000" w:rsidR="00000000" w:rsidRPr="00000000">
        <w:rPr>
          <w:rFonts w:ascii="Google Sans Text" w:cs="Google Sans Text" w:eastAsia="Google Sans Text" w:hAnsi="Google Sans Text"/>
          <w:color w:val="1b1c1d"/>
          <w:sz w:val="24"/>
          <w:szCs w:val="24"/>
          <w:rtl w:val="0"/>
        </w:rPr>
        <w:t xml:space="preserve"> for robust security testing and validation.</w:t>
      </w:r>
    </w:p>
    <w:p w:rsidR="00000000" w:rsidDel="00000000" w:rsidP="00000000" w:rsidRDefault="00000000" w:rsidRPr="00000000" w14:paraId="00000028">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Internal IEC 62443 Expertise (Cost Center Model):</w:t>
      </w:r>
      <w:r w:rsidDel="00000000" w:rsidR="00000000" w:rsidRPr="00000000">
        <w:rPr>
          <w:rFonts w:ascii="Google Sans Text" w:cs="Google Sans Text" w:eastAsia="Google Sans Text" w:hAnsi="Google Sans Text"/>
          <w:color w:val="1b1c1d"/>
          <w:sz w:val="24"/>
          <w:szCs w:val="24"/>
          <w:rtl w:val="0"/>
        </w:rPr>
        <w:t xml:space="preserve"> Offer IEC 62443 compliance and secure development expertise as an internal, cost-effective resource for Axians' own product development teams. This is backed by experience leading major projects in </w:t>
      </w:r>
      <w:r w:rsidDel="00000000" w:rsidR="00000000" w:rsidRPr="00000000">
        <w:rPr>
          <w:rFonts w:ascii="Google Sans Text" w:cs="Google Sans Text" w:eastAsia="Google Sans Text" w:hAnsi="Google Sans Text"/>
          <w:b w:val="1"/>
          <w:bCs w:val="1"/>
          <w:color w:val="1b1c1d"/>
          <w:sz w:val="24"/>
          <w:szCs w:val="24"/>
          <w:rtl w:val="0"/>
        </w:rPr>
        <w:t xml:space="preserve">facility building and provisioning formally aligned to IEC 62443 Security Levels (SL) through rigorous compliance processes.</w:t>
      </w:r>
      <w:r w:rsidDel="00000000" w:rsidR="00000000" w:rsidRPr="00000000">
        <w:rPr>
          <w:rFonts w:ascii="Google Sans Text" w:cs="Google Sans Text" w:eastAsia="Google Sans Text" w:hAnsi="Google Sans Text"/>
          <w:color w:val="1b1c1d"/>
          <w:sz w:val="24"/>
          <w:szCs w:val="24"/>
          <w:rtl w:val="0"/>
        </w:rPr>
        <w:t xml:space="preserve"> This ensures Axians' products are secure by design and can be a more economical alternative to external consultants for internal needs. The IEC 62443 framework is used to guide conversations and specifications, allowing security to be "baked in" and justified as part of CapEx, promoting standardized and sustainable security. </w:t>
      </w:r>
      <w:r w:rsidDel="00000000" w:rsidR="00000000" w:rsidRPr="00000000">
        <w:rPr>
          <w:rFonts w:ascii="Google Sans Text" w:cs="Google Sans Text" w:eastAsia="Google Sans Text" w:hAnsi="Google Sans Text"/>
          <w:b w:val="1"/>
          <w:bCs w:val="1"/>
          <w:color w:val="1b1c1d"/>
          <w:sz w:val="24"/>
          <w:szCs w:val="24"/>
          <w:rtl w:val="0"/>
        </w:rPr>
        <w:t xml:space="preserve">This can also be commercially leveraged to Axians’ benefit to attract/ convince new and existing customers.</w:t>
      </w:r>
    </w:p>
    <w:p w:rsidR="00000000" w:rsidDel="00000000" w:rsidP="00000000" w:rsidRDefault="00000000" w:rsidRPr="00000000" w14:paraId="00000029">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Partnerships:</w:t>
      </w:r>
      <w:r w:rsidDel="00000000" w:rsidR="00000000" w:rsidRPr="00000000">
        <w:rPr>
          <w:rFonts w:ascii="Google Sans Text" w:cs="Google Sans Text" w:eastAsia="Google Sans Text" w:hAnsi="Google Sans Text"/>
          <w:color w:val="1b1c1d"/>
          <w:sz w:val="24"/>
          <w:szCs w:val="24"/>
          <w:rtl w:val="0"/>
        </w:rPr>
        <w:t xml:space="preserve"> Leverage and manage key partnerships (e.g., Dragos for OT monitoring, threat intelligence, and incident response; VEX for vulnerability tracking and risk management functions) to deliver comprehensive solutions, integrating their outputs into the broader operational and asset management picture for </w:t>
      </w:r>
      <w:r w:rsidDel="00000000" w:rsidR="00000000" w:rsidRPr="00000000">
        <w:rPr>
          <w:rFonts w:ascii="Google Sans Text" w:cs="Google Sans Text" w:eastAsia="Google Sans Text" w:hAnsi="Google Sans Text"/>
          <w:b w:val="1"/>
          <w:bCs w:val="1"/>
          <w:color w:val="1b1c1d"/>
          <w:sz w:val="24"/>
          <w:szCs w:val="24"/>
          <w:rtl w:val="0"/>
        </w:rPr>
        <w:t xml:space="preserve">streamlined risk management.</w:t>
      </w:r>
    </w:p>
    <w:p w:rsidR="00000000" w:rsidDel="00000000" w:rsidP="00000000" w:rsidRDefault="00000000" w:rsidRPr="00000000" w14:paraId="0000002A">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Enhanced Integration with Digital Twin Technology (AI-Powered):</w:t>
      </w:r>
    </w:p>
    <w:p w:rsidR="00000000" w:rsidDel="00000000" w:rsidP="00000000" w:rsidRDefault="00000000" w:rsidRPr="00000000" w14:paraId="0000002B">
      <w:pPr>
        <w:widowControl w:val="0"/>
        <w:numPr>
          <w:ilvl w:val="1"/>
          <w:numId w:val="2"/>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Our specialization lies in </w:t>
      </w:r>
      <w:r w:rsidDel="00000000" w:rsidR="00000000" w:rsidRPr="00000000">
        <w:rPr>
          <w:rFonts w:ascii="Google Sans Text" w:cs="Google Sans Text" w:eastAsia="Google Sans Text" w:hAnsi="Google Sans Text"/>
          <w:b w:val="1"/>
          <w:bCs w:val="1"/>
          <w:color w:val="1b1c1d"/>
          <w:sz w:val="24"/>
          <w:szCs w:val="24"/>
          <w:rtl w:val="0"/>
        </w:rPr>
        <w:t xml:space="preserve">enhancing and adding onto existing digital twin functionalities, leveraging the data already being generated for security insights, and integrating these with knowledge graphs and AI for advanced modeling, fostering a data-driven approach to continuous security posture assessment.</w:t>
      </w:r>
      <w:r w:rsidDel="00000000" w:rsidR="00000000" w:rsidRPr="00000000">
        <w:rPr>
          <w:rFonts w:ascii="Google Sans Text" w:cs="Google Sans Text" w:eastAsia="Google Sans Text" w:hAnsi="Google Sans Text"/>
          <w:color w:val="1b1c1d"/>
          <w:sz w:val="24"/>
          <w:szCs w:val="24"/>
          <w:rtl w:val="0"/>
        </w:rPr>
        <w:t xml:space="preserve"> Beyond typical optimization modeling, we focus on:</w:t>
      </w:r>
    </w:p>
    <w:p w:rsidR="00000000" w:rsidDel="00000000" w:rsidP="00000000" w:rsidRDefault="00000000" w:rsidRPr="00000000" w14:paraId="0000002C">
      <w:pPr>
        <w:widowControl w:val="0"/>
        <w:numPr>
          <w:ilvl w:val="2"/>
          <w:numId w:val="3"/>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Modeling Failure Modes and Effects Analysis (FMEA):</w:t>
      </w:r>
      <w:r w:rsidDel="00000000" w:rsidR="00000000" w:rsidRPr="00000000">
        <w:rPr>
          <w:rFonts w:ascii="Google Sans Text" w:cs="Google Sans Text" w:eastAsia="Google Sans Text" w:hAnsi="Google Sans Text"/>
          <w:color w:val="1b1c1d"/>
          <w:sz w:val="24"/>
          <w:szCs w:val="24"/>
          <w:rtl w:val="0"/>
        </w:rPr>
        <w:t xml:space="preserve"> To understand potential system and component failures, including those with security implications, with AI assisting in identifying complex dependencies.</w:t>
      </w:r>
    </w:p>
    <w:p w:rsidR="00000000" w:rsidDel="00000000" w:rsidP="00000000" w:rsidRDefault="00000000" w:rsidRPr="00000000" w14:paraId="0000002D">
      <w:pPr>
        <w:widowControl w:val="0"/>
        <w:numPr>
          <w:ilvl w:val="2"/>
          <w:numId w:val="3"/>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Analyzing Cascading Failures:</w:t>
      </w:r>
      <w:r w:rsidDel="00000000" w:rsidR="00000000" w:rsidRPr="00000000">
        <w:rPr>
          <w:rFonts w:ascii="Google Sans Text" w:cs="Google Sans Text" w:eastAsia="Google Sans Text" w:hAnsi="Google Sans Text"/>
          <w:color w:val="1b1c1d"/>
          <w:sz w:val="24"/>
          <w:szCs w:val="24"/>
          <w:rtl w:val="0"/>
        </w:rPr>
        <w:t xml:space="preserve"> Identifying how initial failures (operational or security-induced) can propagate through interconnected systems, using data-driven models rather than purely theoretical speculation, </w:t>
      </w:r>
      <w:r w:rsidDel="00000000" w:rsidR="00000000" w:rsidRPr="00000000">
        <w:rPr>
          <w:rFonts w:ascii="Google Sans Text" w:cs="Google Sans Text" w:eastAsia="Google Sans Text" w:hAnsi="Google Sans Text"/>
          <w:b w:val="1"/>
          <w:bCs w:val="1"/>
          <w:color w:val="1b1c1d"/>
          <w:sz w:val="24"/>
          <w:szCs w:val="24"/>
          <w:rtl w:val="0"/>
        </w:rPr>
        <w:t xml:space="preserve">enhanced by AI's ability to model complex interactions.</w:t>
      </w:r>
    </w:p>
    <w:p w:rsidR="00000000" w:rsidDel="00000000" w:rsidP="00000000" w:rsidRDefault="00000000" w:rsidRPr="00000000" w14:paraId="0000002E">
      <w:pPr>
        <w:widowControl w:val="0"/>
        <w:numPr>
          <w:ilvl w:val="2"/>
          <w:numId w:val="3"/>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Modeling Multi-Failure Scenarios:</w:t>
      </w:r>
      <w:r w:rsidDel="00000000" w:rsidR="00000000" w:rsidRPr="00000000">
        <w:rPr>
          <w:rFonts w:ascii="Google Sans Text" w:cs="Google Sans Text" w:eastAsia="Google Sans Text" w:hAnsi="Google Sans Text"/>
          <w:color w:val="1b1c1d"/>
          <w:sz w:val="24"/>
          <w:szCs w:val="24"/>
          <w:rtl w:val="0"/>
        </w:rPr>
        <w:t xml:space="preserve"> Assessing the impact of concurrent failures, including those potentially linked to threat actor activities and non-deterministic "intent," informed by real-world data, operational context, </w:t>
      </w:r>
      <w:r w:rsidDel="00000000" w:rsidR="00000000" w:rsidRPr="00000000">
        <w:rPr>
          <w:rFonts w:ascii="Google Sans Text" w:cs="Google Sans Text" w:eastAsia="Google Sans Text" w:hAnsi="Google Sans Text"/>
          <w:b w:val="1"/>
          <w:bCs w:val="1"/>
          <w:color w:val="1b1c1d"/>
          <w:sz w:val="24"/>
          <w:szCs w:val="24"/>
          <w:rtl w:val="0"/>
        </w:rPr>
        <w:t xml:space="preserve">and AI-driven predictive analytics.</w:t>
      </w:r>
    </w:p>
    <w:p w:rsidR="00000000" w:rsidDel="00000000" w:rsidP="00000000" w:rsidRDefault="00000000" w:rsidRPr="00000000" w14:paraId="0000002F">
      <w:pPr>
        <w:widowControl w:val="0"/>
        <w:numPr>
          <w:ilvl w:val="2"/>
          <w:numId w:val="3"/>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Developing "Cyber Cases":</w:t>
      </w:r>
      <w:r w:rsidDel="00000000" w:rsidR="00000000" w:rsidRPr="00000000">
        <w:rPr>
          <w:rFonts w:ascii="Google Sans Text" w:cs="Google Sans Text" w:eastAsia="Google Sans Text" w:hAnsi="Google Sans Text"/>
          <w:color w:val="1b1c1d"/>
          <w:sz w:val="24"/>
          <w:szCs w:val="24"/>
          <w:rtl w:val="0"/>
        </w:rPr>
        <w:t xml:space="preserve"> Complementing traditional "safety cases" by incorporating human motivation, threat actor TTPs (Tactics, Techniques, and Procedures), and human factors to provide a more holistic risk perspective for OT environments. This allows for a more robust understanding of security risks beyond purely technical or accidental failures.</w:t>
      </w:r>
    </w:p>
    <w:p w:rsidR="00000000" w:rsidDel="00000000" w:rsidP="00000000" w:rsidRDefault="00000000" w:rsidRPr="00000000" w14:paraId="00000030">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Advanced Software Bill of Materials (SBOM), Asset Inventory &amp; Lifecycle Management (as an extension of existing Asset Management, enhanced by AI):</w:t>
      </w:r>
    </w:p>
    <w:p w:rsidR="00000000" w:rsidDel="00000000" w:rsidP="00000000" w:rsidRDefault="00000000" w:rsidRPr="00000000" w14:paraId="00000031">
      <w:pPr>
        <w:widowControl w:val="0"/>
        <w:numPr>
          <w:ilvl w:val="1"/>
          <w:numId w:val="15"/>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Offering integrated vulnerability tracking and comprehensive asset oversight from an </w:t>
      </w:r>
      <w:r w:rsidDel="00000000" w:rsidR="00000000" w:rsidRPr="00000000">
        <w:rPr>
          <w:rFonts w:ascii="Google Sans Text" w:cs="Google Sans Text" w:eastAsia="Google Sans Text" w:hAnsi="Google Sans Text"/>
          <w:b w:val="1"/>
          <w:bCs w:val="1"/>
          <w:color w:val="1b1c1d"/>
          <w:sz w:val="24"/>
          <w:szCs w:val="24"/>
          <w:rtl w:val="0"/>
        </w:rPr>
        <w:t xml:space="preserve">asset management perspective, not as a separate security investment, aligning with 5S principles of "Sort" and "Set in Order."</w:t>
      </w:r>
    </w:p>
    <w:p w:rsidR="00000000" w:rsidDel="00000000" w:rsidP="00000000" w:rsidRDefault="00000000" w:rsidRPr="00000000" w14:paraId="00000032">
      <w:pPr>
        <w:widowControl w:val="0"/>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AI-Powered Analysis:</w:t>
      </w:r>
      <w:r w:rsidDel="00000000" w:rsidR="00000000" w:rsidRPr="00000000">
        <w:rPr>
          <w:rFonts w:ascii="Google Sans Text" w:cs="Google Sans Text" w:eastAsia="Google Sans Text" w:hAnsi="Google Sans Text"/>
          <w:color w:val="1b1c1d"/>
          <w:sz w:val="24"/>
          <w:szCs w:val="24"/>
          <w:rtl w:val="0"/>
        </w:rPr>
        <w:t xml:space="preserve"> Employing </w:t>
      </w:r>
      <w:r w:rsidDel="00000000" w:rsidR="00000000" w:rsidRPr="00000000">
        <w:rPr>
          <w:rFonts w:ascii="Google Sans Text" w:cs="Google Sans Text" w:eastAsia="Google Sans Text" w:hAnsi="Google Sans Text"/>
          <w:b w:val="1"/>
          <w:bCs w:val="1"/>
          <w:color w:val="1b1c1d"/>
          <w:sz w:val="24"/>
          <w:szCs w:val="24"/>
          <w:rtl w:val="0"/>
        </w:rPr>
        <w:t xml:space="preserve">knowledge graphs and private LLMs for root cause analysis, comprehensive supply chain risk assessment, and intricate dependency analysis</w:t>
      </w:r>
      <w:r w:rsidDel="00000000" w:rsidR="00000000" w:rsidRPr="00000000">
        <w:rPr>
          <w:rFonts w:ascii="Google Sans Text" w:cs="Google Sans Text" w:eastAsia="Google Sans Text" w:hAnsi="Google Sans Text"/>
          <w:color w:val="1b1c1d"/>
          <w:sz w:val="24"/>
          <w:szCs w:val="24"/>
          <w:rtl w:val="0"/>
        </w:rPr>
        <w:t xml:space="preserve"> across hardware, software, and firmware.</w:t>
      </w:r>
    </w:p>
    <w:p w:rsidR="00000000" w:rsidDel="00000000" w:rsidP="00000000" w:rsidRDefault="00000000" w:rsidRPr="00000000" w14:paraId="00000033">
      <w:pPr>
        <w:widowControl w:val="0"/>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Expanded SBOM/SCA Services:</w:t>
      </w:r>
      <w:r w:rsidDel="00000000" w:rsidR="00000000" w:rsidRPr="00000000">
        <w:rPr>
          <w:rFonts w:ascii="Google Sans Text" w:cs="Google Sans Text" w:eastAsia="Google Sans Text" w:hAnsi="Google Sans Text"/>
          <w:color w:val="1b1c1d"/>
          <w:sz w:val="24"/>
          <w:szCs w:val="24"/>
          <w:rtl w:val="0"/>
        </w:rPr>
        <w:t xml:space="preserve"> Implement full lifecycle management for OT products. This includes advanced SBOM generation with </w:t>
      </w:r>
      <w:r w:rsidDel="00000000" w:rsidR="00000000" w:rsidRPr="00000000">
        <w:rPr>
          <w:rFonts w:ascii="Google Sans Text" w:cs="Google Sans Text" w:eastAsia="Google Sans Text" w:hAnsi="Google Sans Text"/>
          <w:b w:val="1"/>
          <w:bCs w:val="1"/>
          <w:color w:val="1b1c1d"/>
          <w:sz w:val="24"/>
          <w:szCs w:val="24"/>
          <w:rtl w:val="0"/>
        </w:rPr>
        <w:t xml:space="preserve">provenance tracking</w:t>
      </w:r>
      <w:r w:rsidDel="00000000" w:rsidR="00000000" w:rsidRPr="00000000">
        <w:rPr>
          <w:rFonts w:ascii="Google Sans Text" w:cs="Google Sans Text" w:eastAsia="Google Sans Text" w:hAnsi="Google Sans Text"/>
          <w:color w:val="1b1c1d"/>
          <w:sz w:val="24"/>
          <w:szCs w:val="24"/>
          <w:rtl w:val="0"/>
        </w:rPr>
        <w:t xml:space="preserve">, detailed </w:t>
      </w:r>
      <w:r w:rsidDel="00000000" w:rsidR="00000000" w:rsidRPr="00000000">
        <w:rPr>
          <w:rFonts w:ascii="Google Sans Text" w:cs="Google Sans Text" w:eastAsia="Google Sans Text" w:hAnsi="Google Sans Text"/>
          <w:b w:val="1"/>
          <w:bCs w:val="1"/>
          <w:color w:val="1b1c1d"/>
          <w:sz w:val="24"/>
          <w:szCs w:val="24"/>
          <w:rtl w:val="0"/>
        </w:rPr>
        <w:t xml:space="preserve">Software Composition Analysis (SCA)</w:t>
      </w:r>
      <w:r w:rsidDel="00000000" w:rsidR="00000000" w:rsidRPr="00000000">
        <w:rPr>
          <w:rFonts w:ascii="Google Sans Text" w:cs="Google Sans Text" w:eastAsia="Google Sans Text" w:hAnsi="Google Sans Text"/>
          <w:color w:val="1b1c1d"/>
          <w:sz w:val="24"/>
          <w:szCs w:val="24"/>
          <w:rtl w:val="0"/>
        </w:rPr>
        <w:t xml:space="preserve">, particularly for Axians' own product lines and their customers' environments, leveraging existing asset data where possible.</w:t>
      </w:r>
    </w:p>
    <w:p w:rsidR="00000000" w:rsidDel="00000000" w:rsidP="00000000" w:rsidRDefault="00000000" w:rsidRPr="00000000" w14:paraId="00000034">
      <w:pPr>
        <w:widowControl w:val="0"/>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Hierarchical Vulnerability Management with VEX:</w:t>
      </w:r>
      <w:r w:rsidDel="00000000" w:rsidR="00000000" w:rsidRPr="00000000">
        <w:rPr>
          <w:rFonts w:ascii="Google Sans Text" w:cs="Google Sans Text" w:eastAsia="Google Sans Text" w:hAnsi="Google Sans Text"/>
          <w:color w:val="1b1c1d"/>
          <w:sz w:val="24"/>
          <w:szCs w:val="24"/>
          <w:rtl w:val="0"/>
        </w:rPr>
        <w:t xml:space="preserve"> Implement </w:t>
      </w:r>
      <w:r w:rsidDel="00000000" w:rsidR="00000000" w:rsidRPr="00000000">
        <w:rPr>
          <w:rFonts w:ascii="Google Sans Text" w:cs="Google Sans Text" w:eastAsia="Google Sans Text" w:hAnsi="Google Sans Text"/>
          <w:b w:val="1"/>
          <w:bCs w:val="1"/>
          <w:color w:val="1b1c1d"/>
          <w:sz w:val="24"/>
          <w:szCs w:val="24"/>
          <w:rtl w:val="0"/>
        </w:rPr>
        <w:t xml:space="preserve">Vulnerability Exploitability eXchange (VEX)</w:t>
      </w:r>
      <w:r w:rsidDel="00000000" w:rsidR="00000000" w:rsidRPr="00000000">
        <w:rPr>
          <w:rFonts w:ascii="Google Sans Text" w:cs="Google Sans Text" w:eastAsia="Google Sans Text" w:hAnsi="Google Sans Text"/>
          <w:color w:val="1b1c1d"/>
          <w:sz w:val="24"/>
          <w:szCs w:val="24"/>
          <w:rtl w:val="0"/>
        </w:rPr>
        <w:t xml:space="preserve"> capabilities to track vulnerabilities and manage exceptions on a per-customer basis, in a </w:t>
      </w:r>
      <w:r w:rsidDel="00000000" w:rsidR="00000000" w:rsidRPr="00000000">
        <w:rPr>
          <w:rFonts w:ascii="Google Sans Text" w:cs="Google Sans Text" w:eastAsia="Google Sans Text" w:hAnsi="Google Sans Text"/>
          <w:b w:val="1"/>
          <w:bCs w:val="1"/>
          <w:color w:val="1b1c1d"/>
          <w:sz w:val="24"/>
          <w:szCs w:val="24"/>
          <w:rtl w:val="0"/>
        </w:rPr>
        <w:t xml:space="preserve">hierarchical manner</w:t>
      </w:r>
      <w:r w:rsidDel="00000000" w:rsidR="00000000" w:rsidRPr="00000000">
        <w:rPr>
          <w:rFonts w:ascii="Google Sans Text" w:cs="Google Sans Text" w:eastAsia="Google Sans Text" w:hAnsi="Google Sans Text"/>
          <w:color w:val="1b1c1d"/>
          <w:sz w:val="24"/>
          <w:szCs w:val="24"/>
          <w:rtl w:val="0"/>
        </w:rPr>
        <w:t xml:space="preserve"> (e.g., from facility down to system, equipment, component, and specific part). This data will be rolled up and associated with comprehensive SBOMs, enhancing existing asset management information and supporting </w:t>
      </w:r>
      <w:r w:rsidDel="00000000" w:rsidR="00000000" w:rsidRPr="00000000">
        <w:rPr>
          <w:rFonts w:ascii="Google Sans Text" w:cs="Google Sans Text" w:eastAsia="Google Sans Text" w:hAnsi="Google Sans Text"/>
          <w:b w:val="1"/>
          <w:bCs w:val="1"/>
          <w:color w:val="1b1c1d"/>
          <w:sz w:val="24"/>
          <w:szCs w:val="24"/>
          <w:rtl w:val="0"/>
        </w:rPr>
        <w:t xml:space="preserve">standardized risk reporting.</w:t>
      </w:r>
    </w:p>
    <w:p w:rsidR="00000000" w:rsidDel="00000000" w:rsidP="00000000" w:rsidRDefault="00000000" w:rsidRPr="00000000" w14:paraId="00000035">
      <w:pPr>
        <w:widowControl w:val="0"/>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Knowledge-Base Driven Analysis:</w:t>
      </w:r>
      <w:r w:rsidDel="00000000" w:rsidR="00000000" w:rsidRPr="00000000">
        <w:rPr>
          <w:rFonts w:ascii="Google Sans Text" w:cs="Google Sans Text" w:eastAsia="Google Sans Text" w:hAnsi="Google Sans Text"/>
          <w:color w:val="1b1c1d"/>
          <w:sz w:val="24"/>
          <w:szCs w:val="24"/>
          <w:rtl w:val="0"/>
        </w:rPr>
        <w:t xml:space="preserve"> Utilize a knowledge base to map relationships between assets, analyze dependencies (hardware, software, firmware), and assess </w:t>
      </w:r>
      <w:r w:rsidDel="00000000" w:rsidR="00000000" w:rsidRPr="00000000">
        <w:rPr>
          <w:rFonts w:ascii="Google Sans Text" w:cs="Google Sans Text" w:eastAsia="Google Sans Text" w:hAnsi="Google Sans Text"/>
          <w:b w:val="1"/>
          <w:bCs w:val="1"/>
          <w:color w:val="1b1c1d"/>
          <w:sz w:val="24"/>
          <w:szCs w:val="24"/>
          <w:rtl w:val="0"/>
        </w:rPr>
        <w:t xml:space="preserve">supply chain risks</w:t>
      </w:r>
      <w:r w:rsidDel="00000000" w:rsidR="00000000" w:rsidRPr="00000000">
        <w:rPr>
          <w:rFonts w:ascii="Google Sans Text" w:cs="Google Sans Text" w:eastAsia="Google Sans Text" w:hAnsi="Google Sans Text"/>
          <w:color w:val="1b1c1d"/>
          <w:sz w:val="24"/>
          <w:szCs w:val="24"/>
          <w:rtl w:val="0"/>
        </w:rPr>
        <w:t xml:space="preserve"> associated with components and vendors. This includes experience performing comprehensive analysis of components using SBOM/vulnerability analysis techniques for </w:t>
      </w:r>
      <w:r w:rsidDel="00000000" w:rsidR="00000000" w:rsidRPr="00000000">
        <w:rPr>
          <w:rFonts w:ascii="Google Sans Text" w:cs="Google Sans Text" w:eastAsia="Google Sans Text" w:hAnsi="Google Sans Text"/>
          <w:b w:val="1"/>
          <w:bCs w:val="1"/>
          <w:color w:val="1b1c1d"/>
          <w:sz w:val="24"/>
          <w:szCs w:val="24"/>
          <w:rtl w:val="0"/>
        </w:rPr>
        <w:t xml:space="preserve">"no touch" assessments of critical distribution facilities.</w:t>
      </w:r>
    </w:p>
    <w:p w:rsidR="00000000" w:rsidDel="00000000" w:rsidP="00000000" w:rsidRDefault="00000000" w:rsidRPr="00000000" w14:paraId="00000036">
      <w:pPr>
        <w:widowControl w:val="0"/>
        <w:numPr>
          <w:ilvl w:val="1"/>
          <w:numId w:val="1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Proactive Risk Notification &amp; Advisory Service:</w:t>
      </w:r>
      <w:r w:rsidDel="00000000" w:rsidR="00000000" w:rsidRPr="00000000">
        <w:rPr>
          <w:rFonts w:ascii="Google Sans Text" w:cs="Google Sans Text" w:eastAsia="Google Sans Text" w:hAnsi="Google Sans Text"/>
          <w:color w:val="1b1c1d"/>
          <w:sz w:val="24"/>
          <w:szCs w:val="24"/>
          <w:rtl w:val="0"/>
        </w:rPr>
        <w:t xml:space="preserve"> Based on continuous analysis of SBOMs, SCA, VEX data, and threat intelligence (derived from existing operational data, specialized feeds, </w:t>
      </w:r>
      <w:r w:rsidDel="00000000" w:rsidR="00000000" w:rsidRPr="00000000">
        <w:rPr>
          <w:rFonts w:ascii="Google Sans Text" w:cs="Google Sans Text" w:eastAsia="Google Sans Text" w:hAnsi="Google Sans Text"/>
          <w:b w:val="1"/>
          <w:bCs w:val="1"/>
          <w:color w:val="1b1c1d"/>
          <w:sz w:val="24"/>
          <w:szCs w:val="24"/>
          <w:rtl w:val="0"/>
        </w:rPr>
        <w:t xml:space="preserve">and AI-driven OSINT/deep web monitoring</w:t>
      </w:r>
      <w:r w:rsidDel="00000000" w:rsidR="00000000" w:rsidRPr="00000000">
        <w:rPr>
          <w:rFonts w:ascii="Google Sans Text" w:cs="Google Sans Text" w:eastAsia="Google Sans Text" w:hAnsi="Google Sans Text"/>
          <w:color w:val="1b1c1d"/>
          <w:sz w:val="24"/>
          <w:szCs w:val="24"/>
          <w:rtl w:val="0"/>
        </w:rPr>
        <w:t xml:space="preserve">), proactively notify Axians and its customers of critical and exploitable vulnerabilities in deployed products. This service can be </w:t>
      </w:r>
      <w:r w:rsidDel="00000000" w:rsidR="00000000" w:rsidRPr="00000000">
        <w:rPr>
          <w:rFonts w:ascii="Google Sans Text" w:cs="Google Sans Text" w:eastAsia="Google Sans Text" w:hAnsi="Google Sans Text"/>
          <w:b w:val="1"/>
          <w:bCs w:val="1"/>
          <w:color w:val="1b1c1d"/>
          <w:sz w:val="24"/>
          <w:szCs w:val="24"/>
          <w:rtl w:val="0"/>
        </w:rPr>
        <w:t xml:space="preserve">charged internally to Axians product teams (at a rate significantly less than external services) and offered as a subscription service to external customers, generating recurring revenue and fostering continuous risk awareness.</w:t>
      </w:r>
    </w:p>
    <w:p w:rsidR="00000000" w:rsidDel="00000000" w:rsidP="00000000" w:rsidRDefault="00000000" w:rsidRPr="00000000" w14:paraId="00000037">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Strategic Consulting for Secure Digital Transformations &amp; OT Architecture (Integrating Security into CapEx):</w:t>
      </w:r>
    </w:p>
    <w:p w:rsidR="00000000" w:rsidDel="00000000" w:rsidP="00000000" w:rsidRDefault="00000000" w:rsidRPr="00000000" w14:paraId="00000038">
      <w:pPr>
        <w:widowControl w:val="0"/>
        <w:numPr>
          <w:ilvl w:val="1"/>
          <w:numId w:val="1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Guiding clients through complex upgrades and new technology adoption securely, ensuring security is an integral part of the project design and specifications from the outset, rather than an expensive afterthought, promoting </w:t>
      </w:r>
      <w:r w:rsidDel="00000000" w:rsidR="00000000" w:rsidRPr="00000000">
        <w:rPr>
          <w:rFonts w:ascii="Google Sans Text" w:cs="Google Sans Text" w:eastAsia="Google Sans Text" w:hAnsi="Google Sans Text"/>
          <w:b w:val="1"/>
          <w:bCs w:val="1"/>
          <w:color w:val="1b1c1d"/>
          <w:sz w:val="24"/>
          <w:szCs w:val="24"/>
          <w:rtl w:val="0"/>
        </w:rPr>
        <w:t xml:space="preserve">efficient use of resources (LEAN).</w:t>
      </w:r>
    </w:p>
    <w:p w:rsidR="00000000" w:rsidDel="00000000" w:rsidP="00000000" w:rsidRDefault="00000000" w:rsidRPr="00000000" w14:paraId="00000039">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Secure Design &amp; Implementation Guidance:</w:t>
      </w:r>
      <w:r w:rsidDel="00000000" w:rsidR="00000000" w:rsidRPr="00000000">
        <w:rPr>
          <w:rFonts w:ascii="Google Sans Text" w:cs="Google Sans Text" w:eastAsia="Google Sans Text" w:hAnsi="Google Sans Text"/>
          <w:color w:val="1b1c1d"/>
          <w:sz w:val="24"/>
          <w:szCs w:val="24"/>
          <w:rtl w:val="0"/>
        </w:rPr>
        <w:t xml:space="preserve"> Provide clients with proven secure architectural patterns, detailed implementation guides, and actionable "how-to" documentation for establishing robust security practices within their organizations and specific OT implementations. This includes </w:t>
      </w:r>
      <w:r w:rsidDel="00000000" w:rsidR="00000000" w:rsidRPr="00000000">
        <w:rPr>
          <w:rFonts w:ascii="Google Sans Text" w:cs="Google Sans Text" w:eastAsia="Google Sans Text" w:hAnsi="Google Sans Text"/>
          <w:b w:val="1"/>
          <w:bCs w:val="1"/>
          <w:color w:val="1b1c1d"/>
          <w:sz w:val="24"/>
          <w:szCs w:val="24"/>
          <w:rtl w:val="0"/>
        </w:rPr>
        <w:t xml:space="preserve">creating "Guides" and Security Implementation Guidelines or Requirements for customers, which helps place the burden on the customer to perform certain tasks, thereby relieving Axians of certain operational burdens and potential liabilities.</w:t>
      </w:r>
      <w:r w:rsidDel="00000000" w:rsidR="00000000" w:rsidRPr="00000000">
        <w:rPr>
          <w:rFonts w:ascii="Google Sans Text" w:cs="Google Sans Text" w:eastAsia="Google Sans Text" w:hAnsi="Google Sans Text"/>
          <w:color w:val="1b1c1d"/>
          <w:sz w:val="24"/>
          <w:szCs w:val="24"/>
          <w:rtl w:val="0"/>
        </w:rPr>
        <w:t xml:space="preserve"> The IEC 62443 formal processes, with which the team is intimately familiar, help guide these specifications and provide a robust framework to "justify the implementation" and allow it to be part of the Capex expenditure, ensuring </w:t>
      </w:r>
      <w:r w:rsidDel="00000000" w:rsidR="00000000" w:rsidRPr="00000000">
        <w:rPr>
          <w:rFonts w:ascii="Google Sans Text" w:cs="Google Sans Text" w:eastAsia="Google Sans Text" w:hAnsi="Google Sans Text"/>
          <w:b w:val="1"/>
          <w:bCs w:val="1"/>
          <w:color w:val="1b1c1d"/>
          <w:sz w:val="24"/>
          <w:szCs w:val="24"/>
          <w:rtl w:val="0"/>
        </w:rPr>
        <w:t xml:space="preserve">standardized and sustainable security.</w:t>
      </w:r>
    </w:p>
    <w:p w:rsidR="00000000" w:rsidDel="00000000" w:rsidP="00000000" w:rsidRDefault="00000000" w:rsidRPr="00000000" w14:paraId="0000003A">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Pre-Go-Live Validation:</w:t>
      </w:r>
      <w:r w:rsidDel="00000000" w:rsidR="00000000" w:rsidRPr="00000000">
        <w:rPr>
          <w:rFonts w:ascii="Google Sans Text" w:cs="Google Sans Text" w:eastAsia="Google Sans Text" w:hAnsi="Google Sans Text"/>
          <w:color w:val="1b1c1d"/>
          <w:sz w:val="24"/>
          <w:szCs w:val="24"/>
          <w:rtl w:val="0"/>
        </w:rPr>
        <w:t xml:space="preserve"> Offer comprehensive security testing and validation services prior to the technical go-live of new systems or major upgrades, ensuring security is effectively integrated. This includes </w:t>
      </w:r>
      <w:r w:rsidDel="00000000" w:rsidR="00000000" w:rsidRPr="00000000">
        <w:rPr>
          <w:rFonts w:ascii="Google Sans Text" w:cs="Google Sans Text" w:eastAsia="Google Sans Text" w:hAnsi="Google Sans Text"/>
          <w:b w:val="1"/>
          <w:bCs w:val="1"/>
          <w:color w:val="1b1c1d"/>
          <w:sz w:val="24"/>
          <w:szCs w:val="24"/>
          <w:rtl w:val="0"/>
        </w:rPr>
        <w:t xml:space="preserve">AI-assisted and agentic penetration testing capabilities.</w:t>
      </w:r>
    </w:p>
    <w:p w:rsidR="00000000" w:rsidDel="00000000" w:rsidP="00000000" w:rsidRDefault="00000000" w:rsidRPr="00000000" w14:paraId="0000003B">
      <w:pPr>
        <w:widowControl w:val="0"/>
        <w:numPr>
          <w:ilvl w:val="1"/>
          <w:numId w:val="1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Industry-Specific Expertise &amp; Program Management:</w:t>
      </w:r>
      <w:r w:rsidDel="00000000" w:rsidR="00000000" w:rsidRPr="00000000">
        <w:rPr>
          <w:rFonts w:ascii="Google Sans Text" w:cs="Google Sans Text" w:eastAsia="Google Sans Text" w:hAnsi="Google Sans Text"/>
          <w:color w:val="1b1c1d"/>
          <w:sz w:val="24"/>
          <w:szCs w:val="24"/>
          <w:rtl w:val="0"/>
        </w:rPr>
        <w:t xml:space="preserve"> Leverage deep experience in strategic consulting for long-term digital transformation strategies, with proven expertise in:</w:t>
      </w:r>
    </w:p>
    <w:p w:rsidR="00000000" w:rsidDel="00000000" w:rsidP="00000000" w:rsidRDefault="00000000" w:rsidRPr="00000000" w14:paraId="0000003C">
      <w:pPr>
        <w:widowControl w:val="0"/>
        <w:numPr>
          <w:ilvl w:val="2"/>
          <w:numId w:val="8"/>
        </w:numP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Manufacturing:</w:t>
      </w:r>
      <w:r w:rsidDel="00000000" w:rsidR="00000000" w:rsidRPr="00000000">
        <w:rPr>
          <w:rFonts w:ascii="Google Sans Text" w:cs="Google Sans Text" w:eastAsia="Google Sans Text" w:hAnsi="Google Sans Text"/>
          <w:color w:val="1b1c1d"/>
          <w:sz w:val="24"/>
          <w:szCs w:val="24"/>
          <w:rtl w:val="0"/>
        </w:rPr>
        <w:t xml:space="preserve"> Including </w:t>
      </w:r>
      <w:r w:rsidDel="00000000" w:rsidR="00000000" w:rsidRPr="00000000">
        <w:rPr>
          <w:rFonts w:ascii="Google Sans Text" w:cs="Google Sans Text" w:eastAsia="Google Sans Text" w:hAnsi="Google Sans Text"/>
          <w:b w:val="1"/>
          <w:bCs w:val="1"/>
          <w:color w:val="1b1c1d"/>
          <w:sz w:val="24"/>
          <w:szCs w:val="24"/>
          <w:rtl w:val="0"/>
        </w:rPr>
        <w:t xml:space="preserve">program management for large-scale digital transformations (e.g., Wonderware platform uplifts and organizational transformation)</w:t>
      </w:r>
      <w:r w:rsidDel="00000000" w:rsidR="00000000" w:rsidRPr="00000000">
        <w:rPr>
          <w:rFonts w:ascii="Google Sans Text" w:cs="Google Sans Text" w:eastAsia="Google Sans Text" w:hAnsi="Google Sans Text"/>
          <w:color w:val="1b1c1d"/>
          <w:sz w:val="24"/>
          <w:szCs w:val="24"/>
          <w:rtl w:val="0"/>
        </w:rPr>
        <w:t xml:space="preserve">. This involves a facility-by-facility rollout approach, </w:t>
      </w:r>
      <w:r w:rsidDel="00000000" w:rsidR="00000000" w:rsidRPr="00000000">
        <w:rPr>
          <w:rFonts w:ascii="Google Sans Text" w:cs="Google Sans Text" w:eastAsia="Google Sans Text" w:hAnsi="Google Sans Text"/>
          <w:b w:val="1"/>
          <w:bCs w:val="1"/>
          <w:color w:val="1b1c1d"/>
          <w:sz w:val="24"/>
          <w:szCs w:val="24"/>
          <w:rtl w:val="0"/>
        </w:rPr>
        <w:t xml:space="preserve">building out development and testing labs, developing comprehensive site surveys (covering physical security, logical network architecture, pre-conditions for upgrades), and establishing flexible reference architectures.</w:t>
      </w:r>
      <w:r w:rsidDel="00000000" w:rsidR="00000000" w:rsidRPr="00000000">
        <w:rPr>
          <w:rFonts w:ascii="Google Sans Text" w:cs="Google Sans Text" w:eastAsia="Google Sans Text" w:hAnsi="Google Sans Text"/>
          <w:color w:val="1b1c1d"/>
          <w:sz w:val="24"/>
          <w:szCs w:val="24"/>
          <w:rtl w:val="0"/>
        </w:rPr>
        <w:t xml:space="preserve"> These architectures are designed to support a main design while accommodating site-specific deviations (e.g., local contractor preferences, specialized production lines) without materially changing the overall security posture or design integrity. We ensure alignment with </w:t>
      </w:r>
      <w:r w:rsidDel="00000000" w:rsidR="00000000" w:rsidRPr="00000000">
        <w:rPr>
          <w:rFonts w:ascii="Google Sans Text" w:cs="Google Sans Text" w:eastAsia="Google Sans Text" w:hAnsi="Google Sans Text"/>
          <w:b w:val="1"/>
          <w:bCs w:val="1"/>
          <w:color w:val="1b1c1d"/>
          <w:sz w:val="24"/>
          <w:szCs w:val="24"/>
          <w:rtl w:val="0"/>
        </w:rPr>
        <w:t xml:space="preserve">IEC 62443 to guarantee that new products and systems placed into a facility meet the security requirements for their designated zones and conduits.</w:t>
      </w:r>
      <w:r w:rsidDel="00000000" w:rsidR="00000000" w:rsidRPr="00000000">
        <w:rPr>
          <w:rFonts w:ascii="Google Sans Text" w:cs="Google Sans Text" w:eastAsia="Google Sans Text" w:hAnsi="Google Sans Text"/>
          <w:color w:val="1b1c1d"/>
          <w:sz w:val="24"/>
          <w:szCs w:val="24"/>
          <w:rtl w:val="0"/>
        </w:rPr>
        <w:t xml:space="preserve"> A key focus is on </w:t>
      </w:r>
      <w:r w:rsidDel="00000000" w:rsidR="00000000" w:rsidRPr="00000000">
        <w:rPr>
          <w:rFonts w:ascii="Google Sans Text" w:cs="Google Sans Text" w:eastAsia="Google Sans Text" w:hAnsi="Google Sans Text"/>
          <w:b w:val="1"/>
          <w:bCs w:val="1"/>
          <w:color w:val="1b1c1d"/>
          <w:sz w:val="24"/>
          <w:szCs w:val="24"/>
          <w:rtl w:val="0"/>
        </w:rPr>
        <w:t xml:space="preserve">unifying IT (Enterprise) and OT (factory/equipment) environments</w:t>
      </w:r>
      <w:r w:rsidDel="00000000" w:rsidR="00000000" w:rsidRPr="00000000">
        <w:rPr>
          <w:rFonts w:ascii="Google Sans Text" w:cs="Google Sans Text" w:eastAsia="Google Sans Text" w:hAnsi="Google Sans Text"/>
          <w:color w:val="1b1c1d"/>
          <w:sz w:val="24"/>
          <w:szCs w:val="24"/>
          <w:rtl w:val="0"/>
        </w:rPr>
        <w:t xml:space="preserve"> into a cohesive entity, often involving multiple domains/forests with carefully managed minimal trust relationships and robust </w:t>
      </w:r>
      <w:r w:rsidDel="00000000" w:rsidR="00000000" w:rsidRPr="00000000">
        <w:rPr>
          <w:rFonts w:ascii="Google Sans Text" w:cs="Google Sans Text" w:eastAsia="Google Sans Text" w:hAnsi="Google Sans Text"/>
          <w:b w:val="1"/>
          <w:bCs w:val="1"/>
          <w:color w:val="1b1c1d"/>
          <w:sz w:val="24"/>
          <w:szCs w:val="24"/>
          <w:rtl w:val="0"/>
        </w:rPr>
        <w:t xml:space="preserve">remote access solutions</w:t>
      </w:r>
      <w:r w:rsidDel="00000000" w:rsidR="00000000" w:rsidRPr="00000000">
        <w:rPr>
          <w:rFonts w:ascii="Google Sans Text" w:cs="Google Sans Text" w:eastAsia="Google Sans Text" w:hAnsi="Google Sans Text"/>
          <w:color w:val="1b1c1d"/>
          <w:sz w:val="24"/>
          <w:szCs w:val="24"/>
          <w:rtl w:val="0"/>
        </w:rPr>
        <w:t xml:space="preserve"> to support suppliers, partners, operators, and various internal departments. This structured approach embodies </w:t>
      </w:r>
      <w:r w:rsidDel="00000000" w:rsidR="00000000" w:rsidRPr="00000000">
        <w:rPr>
          <w:rFonts w:ascii="Google Sans Text" w:cs="Google Sans Text" w:eastAsia="Google Sans Text" w:hAnsi="Google Sans Text"/>
          <w:b w:val="1"/>
          <w:bCs w:val="1"/>
          <w:color w:val="1b1c1d"/>
          <w:sz w:val="24"/>
          <w:szCs w:val="24"/>
          <w:rtl w:val="0"/>
        </w:rPr>
        <w:t xml:space="preserve">LEAN principles of process optimization and waste reduction.</w:t>
      </w:r>
    </w:p>
    <w:p w:rsidR="00000000" w:rsidDel="00000000" w:rsidP="00000000" w:rsidRDefault="00000000" w:rsidRPr="00000000" w14:paraId="0000003D">
      <w:pPr>
        <w:widowControl w:val="0"/>
        <w:numPr>
          <w:ilvl w:val="2"/>
          <w:numId w:val="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Energy:</w:t>
      </w:r>
      <w:r w:rsidDel="00000000" w:rsidR="00000000" w:rsidRPr="00000000">
        <w:rPr>
          <w:rFonts w:ascii="Google Sans Text" w:cs="Google Sans Text" w:eastAsia="Google Sans Text" w:hAnsi="Google Sans Text"/>
          <w:color w:val="1b1c1d"/>
          <w:sz w:val="24"/>
          <w:szCs w:val="24"/>
          <w:rtl w:val="0"/>
        </w:rPr>
        <w:t xml:space="preserve"> Specializing in Distributed Energy Resources (DER), Smart Meter infrastructure (hardware, communications, head-end systems), Virtual Power Plants, "behind-the-meter" and "front-of-the-meter" solutions. This expertise includes leading teams in Australia focusing on </w:t>
      </w:r>
      <w:r w:rsidDel="00000000" w:rsidR="00000000" w:rsidRPr="00000000">
        <w:rPr>
          <w:rFonts w:ascii="Google Sans Text" w:cs="Google Sans Text" w:eastAsia="Google Sans Text" w:hAnsi="Google Sans Text"/>
          <w:b w:val="1"/>
          <w:bCs w:val="1"/>
          <w:color w:val="1b1c1d"/>
          <w:sz w:val="24"/>
          <w:szCs w:val="24"/>
          <w:rtl w:val="0"/>
        </w:rPr>
        <w:t xml:space="preserve">energy generation, distribution, and management, integration with micro-grids, performing detailed architecture reviews, leading hardware testing and review initiatives, conducting design reviews of partner connections and communications, and overall system design integrity.</w:t>
      </w:r>
      <w:r w:rsidDel="00000000" w:rsidR="00000000" w:rsidRPr="00000000">
        <w:rPr>
          <w:rFonts w:ascii="Google Sans Text" w:cs="Google Sans Text" w:eastAsia="Google Sans Text" w:hAnsi="Google Sans Text"/>
          <w:color w:val="1b1c1d"/>
          <w:sz w:val="24"/>
          <w:szCs w:val="24"/>
          <w:rtl w:val="0"/>
        </w:rPr>
        <w:t xml:space="preserve"> This includes offering </w:t>
      </w:r>
      <w:r w:rsidDel="00000000" w:rsidR="00000000" w:rsidRPr="00000000">
        <w:rPr>
          <w:rFonts w:ascii="Google Sans Text" w:cs="Google Sans Text" w:eastAsia="Google Sans Text" w:hAnsi="Google Sans Text"/>
          <w:b w:val="1"/>
          <w:bCs w:val="1"/>
          <w:color w:val="1b1c1d"/>
          <w:sz w:val="24"/>
          <w:szCs w:val="24"/>
          <w:rtl w:val="0"/>
        </w:rPr>
        <w:t xml:space="preserve">firmware management</w:t>
      </w:r>
      <w:r w:rsidDel="00000000" w:rsidR="00000000" w:rsidRPr="00000000">
        <w:rPr>
          <w:rFonts w:ascii="Google Sans Text" w:cs="Google Sans Text" w:eastAsia="Google Sans Text" w:hAnsi="Google Sans Text"/>
          <w:color w:val="1b1c1d"/>
          <w:sz w:val="24"/>
          <w:szCs w:val="24"/>
          <w:rtl w:val="0"/>
        </w:rPr>
        <w:t xml:space="preserve"> (as an internal cost center for Axians and a service for customers) and </w:t>
      </w:r>
      <w:r w:rsidDel="00000000" w:rsidR="00000000" w:rsidRPr="00000000">
        <w:rPr>
          <w:rFonts w:ascii="Google Sans Text" w:cs="Google Sans Text" w:eastAsia="Google Sans Text" w:hAnsi="Google Sans Text"/>
          <w:b w:val="1"/>
          <w:bCs w:val="1"/>
          <w:color w:val="1b1c1d"/>
          <w:sz w:val="24"/>
          <w:szCs w:val="24"/>
          <w:rtl w:val="0"/>
        </w:rPr>
        <w:t xml:space="preserve">supply chain verification services</w:t>
      </w:r>
      <w:r w:rsidDel="00000000" w:rsidR="00000000" w:rsidRPr="00000000">
        <w:rPr>
          <w:rFonts w:ascii="Google Sans Text" w:cs="Google Sans Text" w:eastAsia="Google Sans Text" w:hAnsi="Google Sans Text"/>
          <w:color w:val="1b1c1d"/>
          <w:sz w:val="24"/>
          <w:szCs w:val="24"/>
          <w:rtl w:val="0"/>
        </w:rPr>
        <w:t xml:space="preserve"> for equipment Axians purchases or integrates.</w:t>
      </w:r>
    </w:p>
    <w:p w:rsidR="00000000" w:rsidDel="00000000" w:rsidP="00000000" w:rsidRDefault="00000000" w:rsidRPr="00000000" w14:paraId="0000003E">
      <w:pPr>
        <w:widowControl w:val="0"/>
        <w:numPr>
          <w:ilvl w:val="2"/>
          <w:numId w:val="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Transportation:</w:t>
      </w:r>
      <w:r w:rsidDel="00000000" w:rsidR="00000000" w:rsidRPr="00000000">
        <w:rPr>
          <w:rFonts w:ascii="Google Sans Text" w:cs="Google Sans Text" w:eastAsia="Google Sans Text" w:hAnsi="Google Sans Text"/>
          <w:color w:val="1b1c1d"/>
          <w:sz w:val="24"/>
          <w:szCs w:val="24"/>
          <w:rtl w:val="0"/>
        </w:rPr>
        <w:t xml:space="preserve"> Providing specialized architectural expertise for rail and other transportation systems, including in-depth knowledge of train architecture and </w:t>
      </w:r>
      <w:r w:rsidDel="00000000" w:rsidR="00000000" w:rsidRPr="00000000">
        <w:rPr>
          <w:rFonts w:ascii="Google Sans Text" w:cs="Google Sans Text" w:eastAsia="Google Sans Text" w:hAnsi="Google Sans Text"/>
          <w:b w:val="1"/>
          <w:bCs w:val="1"/>
          <w:color w:val="1b1c1d"/>
          <w:sz w:val="24"/>
          <w:szCs w:val="24"/>
          <w:rtl w:val="0"/>
        </w:rPr>
        <w:t xml:space="preserve">IEC 62443 alignment for both facility and rolling stock design</w:t>
      </w:r>
      <w:r w:rsidDel="00000000" w:rsidR="00000000" w:rsidRPr="00000000">
        <w:rPr>
          <w:rFonts w:ascii="Google Sans Text" w:cs="Google Sans Text" w:eastAsia="Google Sans Text" w:hAnsi="Google Sans Text"/>
          <w:color w:val="1b1c1d"/>
          <w:sz w:val="24"/>
          <w:szCs w:val="24"/>
          <w:rtl w:val="0"/>
        </w:rPr>
        <w:t xml:space="preserve">. This is backed by experience leading teams in Australia with a focus on rail, and direct engineering involvement in the </w:t>
      </w:r>
      <w:r w:rsidDel="00000000" w:rsidR="00000000" w:rsidRPr="00000000">
        <w:rPr>
          <w:rFonts w:ascii="Google Sans Text" w:cs="Google Sans Text" w:eastAsia="Google Sans Text" w:hAnsi="Google Sans Text"/>
          <w:b w:val="1"/>
          <w:bCs w:val="1"/>
          <w:color w:val="1b1c1d"/>
          <w:sz w:val="24"/>
          <w:szCs w:val="24"/>
          <w:rtl w:val="0"/>
        </w:rPr>
        <w:t xml:space="preserve">development and participation in IEEE standards and the development of Positive Train Control (PTC) for America's railways.</w:t>
      </w:r>
      <w:r w:rsidDel="00000000" w:rsidR="00000000" w:rsidRPr="00000000">
        <w:rPr>
          <w:rFonts w:ascii="Google Sans Text" w:cs="Google Sans Text" w:eastAsia="Google Sans Text" w:hAnsi="Google Sans Text"/>
          <w:color w:val="1b1c1d"/>
          <w:sz w:val="24"/>
          <w:szCs w:val="24"/>
          <w:rtl w:val="0"/>
        </w:rPr>
        <w:t xml:space="preserve"> This multi-decade, $20+ billion safety system, implemented in 2019, involved </w:t>
      </w:r>
      <w:r w:rsidDel="00000000" w:rsidR="00000000" w:rsidRPr="00000000">
        <w:rPr>
          <w:rFonts w:ascii="Google Sans Text" w:cs="Google Sans Text" w:eastAsia="Google Sans Text" w:hAnsi="Google Sans Text"/>
          <w:b w:val="1"/>
          <w:bCs w:val="1"/>
          <w:color w:val="1b1c1d"/>
          <w:sz w:val="24"/>
          <w:szCs w:val="24"/>
          <w:rtl w:val="0"/>
        </w:rPr>
        <w:t xml:space="preserve">leading the development of an onboard system to be compliant to rigorous specifications and working extensively with government entities at test facilities to run complex scenarios, detect failures, and identify potential compromises of safety system controls by software.</w:t>
      </w:r>
      <w:r w:rsidDel="00000000" w:rsidR="00000000" w:rsidRPr="00000000">
        <w:rPr>
          <w:rFonts w:ascii="Google Sans Text" w:cs="Google Sans Text" w:eastAsia="Google Sans Text" w:hAnsi="Google Sans Text"/>
          <w:color w:val="1b1c1d"/>
          <w:sz w:val="24"/>
          <w:szCs w:val="24"/>
          <w:rtl w:val="0"/>
        </w:rPr>
        <w:t xml:space="preserve"> This includes developing comprehensive security cases and collaborating closely with system integrators to ensure operators achieve the necessary security levels for operational reliability and safety, </w:t>
      </w:r>
      <w:r w:rsidDel="00000000" w:rsidR="00000000" w:rsidRPr="00000000">
        <w:rPr>
          <w:rFonts w:ascii="Google Sans Text" w:cs="Google Sans Text" w:eastAsia="Google Sans Text" w:hAnsi="Google Sans Text"/>
          <w:b w:val="1"/>
          <w:bCs w:val="1"/>
          <w:color w:val="1b1c1d"/>
          <w:sz w:val="24"/>
          <w:szCs w:val="24"/>
          <w:rtl w:val="0"/>
        </w:rPr>
        <w:t xml:space="preserve">reflecting our unwavering commitment to 'safety is a way of life' and ensuring these vital services contribute positively to society.</w:t>
      </w:r>
    </w:p>
    <w:p w:rsidR="00000000" w:rsidDel="00000000" w:rsidP="00000000" w:rsidRDefault="00000000" w:rsidRPr="00000000" w14:paraId="0000003F">
      <w:pPr>
        <w:widowControl w:val="0"/>
        <w:numPr>
          <w:ilvl w:val="2"/>
          <w:numId w:val="8"/>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sz w:val="24"/>
          <w:szCs w:val="24"/>
          <w:rtl w:val="0"/>
        </w:rPr>
        <w:t xml:space="preserve">Pharmaceutical, Logistics, &amp; Retail:</w:t>
      </w:r>
      <w:r w:rsidDel="00000000" w:rsidR="00000000" w:rsidRPr="00000000">
        <w:rPr>
          <w:rFonts w:ascii="Google Sans Text" w:cs="Google Sans Text" w:eastAsia="Google Sans Text" w:hAnsi="Google Sans Text"/>
          <w:color w:val="1b1c1d"/>
          <w:sz w:val="24"/>
          <w:szCs w:val="24"/>
          <w:rtl w:val="0"/>
        </w:rPr>
        <w:t xml:space="preserve"> Demonstrated experience in adapting and applying these principles to meet the unique security and regulatory demands of these sectors.</w:t>
      </w:r>
    </w:p>
    <w:p w:rsidR="00000000" w:rsidDel="00000000" w:rsidP="00000000" w:rsidRDefault="00000000" w:rsidRPr="00000000" w14:paraId="00000040">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Lab Environment Development &amp; Management (Center of Excellence Model):</w:t>
      </w:r>
    </w:p>
    <w:p w:rsidR="00000000" w:rsidDel="00000000" w:rsidP="00000000" w:rsidRDefault="00000000" w:rsidRPr="00000000" w14:paraId="00000041">
      <w:pPr>
        <w:widowControl w:val="0"/>
        <w:numPr>
          <w:ilvl w:val="1"/>
          <w:numId w:val="1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Build and manage patterns for secure deployment,</w:t>
      </w:r>
      <w:r w:rsidDel="00000000" w:rsidR="00000000" w:rsidRPr="00000000">
        <w:rPr>
          <w:rFonts w:ascii="Google Sans Text" w:cs="Google Sans Text" w:eastAsia="Google Sans Text" w:hAnsi="Google Sans Text"/>
          <w:color w:val="1b1c1d"/>
          <w:sz w:val="24"/>
          <w:szCs w:val="24"/>
          <w:rtl w:val="0"/>
        </w:rPr>
        <w:t xml:space="preserve"> for both customer demonstrations/PoCs and for rigorous testing scenarios for Axians' internal, cross-functional product teams, </w:t>
      </w:r>
      <w:r w:rsidDel="00000000" w:rsidR="00000000" w:rsidRPr="00000000">
        <w:rPr>
          <w:rFonts w:ascii="Google Sans Text" w:cs="Google Sans Text" w:eastAsia="Google Sans Text" w:hAnsi="Google Sans Text"/>
          <w:b w:val="1"/>
          <w:bCs w:val="1"/>
          <w:color w:val="1b1c1d"/>
          <w:sz w:val="24"/>
          <w:szCs w:val="24"/>
          <w:rtl w:val="0"/>
        </w:rPr>
        <w:t xml:space="preserve">facilitating continuous learning and refinement.</w:t>
      </w:r>
    </w:p>
    <w:p w:rsidR="00000000" w:rsidDel="00000000" w:rsidP="00000000" w:rsidRDefault="00000000" w:rsidRPr="00000000" w14:paraId="00000042">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Leverage security patterns aligned to IEC 62443</w:t>
      </w:r>
      <w:r w:rsidDel="00000000" w:rsidR="00000000" w:rsidRPr="00000000">
        <w:rPr>
          <w:rFonts w:ascii="Google Sans Text" w:cs="Google Sans Text" w:eastAsia="Google Sans Text" w:hAnsi="Google Sans Text"/>
          <w:color w:val="1b1c1d"/>
          <w:sz w:val="24"/>
          <w:szCs w:val="24"/>
          <w:rtl w:val="0"/>
        </w:rPr>
        <w:t xml:space="preserve"> within the lab environment.</w:t>
      </w:r>
    </w:p>
    <w:p w:rsidR="00000000" w:rsidDel="00000000" w:rsidP="00000000" w:rsidRDefault="00000000" w:rsidRPr="00000000" w14:paraId="00000043">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This requires a </w:t>
      </w:r>
      <w:r w:rsidDel="00000000" w:rsidR="00000000" w:rsidRPr="00000000">
        <w:rPr>
          <w:rFonts w:ascii="Google Sans Text" w:cs="Google Sans Text" w:eastAsia="Google Sans Text" w:hAnsi="Google Sans Text"/>
          <w:b w:val="1"/>
          <w:bCs w:val="1"/>
          <w:color w:val="1b1c1d"/>
          <w:sz w:val="24"/>
          <w:szCs w:val="24"/>
          <w:rtl w:val="0"/>
        </w:rPr>
        <w:t xml:space="preserve">specialist team, operating outside of the standard product teams, to manage the lab setup, ongoing testing, complex configuration management, and equipment setup.</w:t>
      </w:r>
      <w:r w:rsidDel="00000000" w:rsidR="00000000" w:rsidRPr="00000000">
        <w:rPr>
          <w:rFonts w:ascii="Google Sans Text" w:cs="Google Sans Text" w:eastAsia="Google Sans Text" w:hAnsi="Google Sans Text"/>
          <w:color w:val="1b1c1d"/>
          <w:sz w:val="24"/>
          <w:szCs w:val="24"/>
          <w:rtl w:val="0"/>
        </w:rPr>
        <w:t xml:space="preserve"> This ensures that valid tests and comprehensive validation are consistently achieved.</w:t>
      </w:r>
    </w:p>
    <w:p w:rsidR="00000000" w:rsidDel="00000000" w:rsidP="00000000" w:rsidRDefault="00000000" w:rsidRPr="00000000" w14:paraId="00000044">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Our experience in </w:t>
      </w:r>
      <w:r w:rsidDel="00000000" w:rsidR="00000000" w:rsidRPr="00000000">
        <w:rPr>
          <w:rFonts w:ascii="Google Sans Text" w:cs="Google Sans Text" w:eastAsia="Google Sans Text" w:hAnsi="Google Sans Text"/>
          <w:b w:val="1"/>
          <w:bCs w:val="1"/>
          <w:color w:val="1b1c1d"/>
          <w:sz w:val="24"/>
          <w:szCs w:val="24"/>
          <w:rtl w:val="0"/>
        </w:rPr>
        <w:t xml:space="preserve">Center of Excellence (CoE) operations includes setting up and managing such labs effectively, promoting standardized testing and validation processes.</w:t>
      </w:r>
    </w:p>
    <w:p w:rsidR="00000000" w:rsidDel="00000000" w:rsidP="00000000" w:rsidRDefault="00000000" w:rsidRPr="00000000" w14:paraId="00000045">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Ongoing Support &amp; Maintenance:</w:t>
      </w:r>
      <w:r w:rsidDel="00000000" w:rsidR="00000000" w:rsidRPr="00000000">
        <w:rPr>
          <w:rFonts w:ascii="Google Sans Text" w:cs="Google Sans Text" w:eastAsia="Google Sans Text" w:hAnsi="Google Sans Text"/>
          <w:color w:val="1b1c1d"/>
          <w:sz w:val="24"/>
          <w:szCs w:val="24"/>
          <w:rtl w:val="0"/>
        </w:rPr>
        <w:t xml:space="preserve"> Providing continuous support, monitoring, and incident response capabilities for OT security systems to ensure sustained protection, operational resilience, and </w:t>
      </w:r>
      <w:r w:rsidDel="00000000" w:rsidR="00000000" w:rsidRPr="00000000">
        <w:rPr>
          <w:rFonts w:ascii="Google Sans Text" w:cs="Google Sans Text" w:eastAsia="Google Sans Text" w:hAnsi="Google Sans Text"/>
          <w:b w:val="1"/>
          <w:bCs w:val="1"/>
          <w:color w:val="1b1c1d"/>
          <w:sz w:val="24"/>
          <w:szCs w:val="24"/>
          <w:rtl w:val="0"/>
        </w:rPr>
        <w:t xml:space="preserve">opportunities for continuous improvement based on observed events and performance.</w:t>
      </w:r>
    </w:p>
    <w:p w:rsidR="00000000" w:rsidDel="00000000" w:rsidP="00000000" w:rsidRDefault="00000000" w:rsidRPr="00000000" w14:paraId="00000046">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Proactive Legacy System Risk Management (Add-on Service for Existing Axians Customers):</w:t>
      </w:r>
    </w:p>
    <w:p w:rsidR="00000000" w:rsidDel="00000000" w:rsidP="00000000" w:rsidRDefault="00000000" w:rsidRPr="00000000" w14:paraId="00000047">
      <w:pPr>
        <w:widowControl w:val="0"/>
        <w:numPr>
          <w:ilvl w:val="1"/>
          <w:numId w:val="4"/>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Internal Collaboration:</w:t>
      </w:r>
      <w:r w:rsidDel="00000000" w:rsidR="00000000" w:rsidRPr="00000000">
        <w:rPr>
          <w:rFonts w:ascii="Google Sans Text" w:cs="Google Sans Text" w:eastAsia="Google Sans Text" w:hAnsi="Google Sans Text"/>
          <w:color w:val="1b1c1d"/>
          <w:sz w:val="24"/>
          <w:szCs w:val="24"/>
          <w:rtl w:val="0"/>
        </w:rPr>
        <w:t xml:space="preserve"> Work with Axians' internal product teams to understand the codebase and lifecycle of Axians' product lines.</w:t>
      </w:r>
    </w:p>
    <w:p w:rsidR="00000000" w:rsidDel="00000000" w:rsidP="00000000" w:rsidRDefault="00000000" w:rsidRPr="00000000" w14:paraId="00000048">
      <w:pPr>
        <w:widowControl w:val="0"/>
        <w:numPr>
          <w:ilvl w:val="1"/>
          <w:numId w:val="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Customer Operating Profile Generation:</w:t>
      </w:r>
      <w:r w:rsidDel="00000000" w:rsidR="00000000" w:rsidRPr="00000000">
        <w:rPr>
          <w:rFonts w:ascii="Google Sans Text" w:cs="Google Sans Text" w:eastAsia="Google Sans Text" w:hAnsi="Google Sans Text"/>
          <w:color w:val="1b1c1d"/>
          <w:sz w:val="24"/>
          <w:szCs w:val="24"/>
          <w:rtl w:val="0"/>
        </w:rPr>
        <w:t xml:space="preserve"> Develop detailed operating risk profiles for existing Axians customers who are utilizing end-of-life, outdated, or un-patched versions of Axians' products. These profiles will clearly articulate current vulnerabilities and operational risks associated with their legacy systems, using data-driven insights.</w:t>
      </w:r>
    </w:p>
    <w:p w:rsidR="00000000" w:rsidDel="00000000" w:rsidP="00000000" w:rsidRDefault="00000000" w:rsidRPr="00000000" w14:paraId="00000049">
      <w:pPr>
        <w:widowControl w:val="0"/>
        <w:numPr>
          <w:ilvl w:val="1"/>
          <w:numId w:val="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Informative Risk Assessment Service:</w:t>
      </w:r>
      <w:r w:rsidDel="00000000" w:rsidR="00000000" w:rsidRPr="00000000">
        <w:rPr>
          <w:rFonts w:ascii="Google Sans Text" w:cs="Google Sans Text" w:eastAsia="Google Sans Text" w:hAnsi="Google Sans Text"/>
          <w:color w:val="1b1c1d"/>
          <w:sz w:val="24"/>
          <w:szCs w:val="24"/>
          <w:rtl w:val="0"/>
        </w:rPr>
        <w:t xml:space="preserve"> Offer an initial, complimentary risk information service to these identified customers, presenting the findings of their specific operating risk profile. This educates them on the potential impact of running older systems.</w:t>
      </w:r>
    </w:p>
    <w:p w:rsidR="00000000" w:rsidDel="00000000" w:rsidP="00000000" w:rsidRDefault="00000000" w:rsidRPr="00000000" w14:paraId="0000004A">
      <w:pPr>
        <w:widowControl w:val="0"/>
        <w:numPr>
          <w:ilvl w:val="1"/>
          <w:numId w:val="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Secure Design for Legacy Assets:</w:t>
      </w:r>
      <w:r w:rsidDel="00000000" w:rsidR="00000000" w:rsidRPr="00000000">
        <w:rPr>
          <w:rFonts w:ascii="Google Sans Text" w:cs="Google Sans Text" w:eastAsia="Google Sans Text" w:hAnsi="Google Sans Text"/>
          <w:color w:val="1b1c1d"/>
          <w:sz w:val="24"/>
          <w:szCs w:val="24"/>
          <w:rtl w:val="0"/>
        </w:rPr>
        <w:t xml:space="preserve"> For customers who choose not to upgrade their systems immediately, provide specialized secure design and architectural services to implement compensating controls and mitigate identified risks, thereby protecting their existing legacy assets. This reflects a pragmatic approach to </w:t>
      </w:r>
      <w:r w:rsidDel="00000000" w:rsidR="00000000" w:rsidRPr="00000000">
        <w:rPr>
          <w:rFonts w:ascii="Google Sans Text" w:cs="Google Sans Text" w:eastAsia="Google Sans Text" w:hAnsi="Google Sans Text"/>
          <w:b w:val="1"/>
          <w:bCs w:val="1"/>
          <w:color w:val="1b1c1d"/>
          <w:sz w:val="24"/>
          <w:szCs w:val="24"/>
          <w:rtl w:val="0"/>
        </w:rPr>
        <w:t xml:space="preserve">continuous risk management in evolving environments.</w:t>
      </w:r>
    </w:p>
    <w:p w:rsidR="00000000" w:rsidDel="00000000" w:rsidP="00000000" w:rsidRDefault="00000000" w:rsidRPr="00000000" w14:paraId="0000004B">
      <w:pPr>
        <w:widowControl w:val="0"/>
        <w:numPr>
          <w:ilvl w:val="0"/>
          <w:numId w:val="1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Merger and Acquisition (M&amp;A) Due Diligence Support:</w:t>
      </w:r>
    </w:p>
    <w:p w:rsidR="00000000" w:rsidDel="00000000" w:rsidP="00000000" w:rsidRDefault="00000000" w:rsidRPr="00000000" w14:paraId="0000004C">
      <w:pPr>
        <w:widowControl w:val="0"/>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The primary goal is to identify critical </w:t>
      </w:r>
      <w:r w:rsidDel="00000000" w:rsidR="00000000" w:rsidRPr="00000000">
        <w:rPr>
          <w:rFonts w:ascii="Google Sans Text" w:cs="Google Sans Text" w:eastAsia="Google Sans Text" w:hAnsi="Google Sans Text"/>
          <w:b w:val="1"/>
          <w:bCs w:val="1"/>
          <w:color w:val="1b1c1d"/>
          <w:sz w:val="24"/>
          <w:szCs w:val="24"/>
          <w:rtl w:val="0"/>
        </w:rPr>
        <w:t xml:space="preserve">"Red Flags"</w:t>
      </w:r>
      <w:r w:rsidDel="00000000" w:rsidR="00000000" w:rsidRPr="00000000">
        <w:rPr>
          <w:rFonts w:ascii="Google Sans Text" w:cs="Google Sans Text" w:eastAsia="Google Sans Text" w:hAnsi="Google Sans Text"/>
          <w:color w:val="1b1c1d"/>
          <w:sz w:val="24"/>
          <w:szCs w:val="24"/>
          <w:rtl w:val="0"/>
        </w:rPr>
        <w:t xml:space="preserve"> for the acquirer that could significantly impact the acquisition value or pose substantial operational or security risks post-acquisition. This involves a thorough assessment to provide the acquirer with actionable intelligence.</w:t>
      </w:r>
    </w:p>
    <w:p w:rsidR="00000000" w:rsidDel="00000000" w:rsidP="00000000" w:rsidRDefault="00000000" w:rsidRPr="00000000" w14:paraId="0000004D">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Pre-Acquisition &amp; Post-Acquisition Advisory:</w:t>
      </w:r>
      <w:r w:rsidDel="00000000" w:rsidR="00000000" w:rsidRPr="00000000">
        <w:rPr>
          <w:rFonts w:ascii="Google Sans Text" w:cs="Google Sans Text" w:eastAsia="Google Sans Text" w:hAnsi="Google Sans Text"/>
          <w:color w:val="1b1c1d"/>
          <w:sz w:val="24"/>
          <w:szCs w:val="24"/>
          <w:rtl w:val="0"/>
        </w:rPr>
        <w:t xml:space="preserve"> Develop a clear list of </w:t>
      </w:r>
      <w:r w:rsidDel="00000000" w:rsidR="00000000" w:rsidRPr="00000000">
        <w:rPr>
          <w:rFonts w:ascii="Google Sans Text" w:cs="Google Sans Text" w:eastAsia="Google Sans Text" w:hAnsi="Google Sans Text"/>
          <w:b w:val="1"/>
          <w:bCs w:val="1"/>
          <w:color w:val="1b1c1d"/>
          <w:sz w:val="24"/>
          <w:szCs w:val="24"/>
          <w:rtl w:val="0"/>
        </w:rPr>
        <w:t xml:space="preserve">pre-acquisition remediation requirements</w:t>
      </w:r>
      <w:r w:rsidDel="00000000" w:rsidR="00000000" w:rsidRPr="00000000">
        <w:rPr>
          <w:rFonts w:ascii="Google Sans Text" w:cs="Google Sans Text" w:eastAsia="Google Sans Text" w:hAnsi="Google Sans Text"/>
          <w:color w:val="1b1c1d"/>
          <w:sz w:val="24"/>
          <w:szCs w:val="24"/>
          <w:rtl w:val="0"/>
        </w:rPr>
        <w:t xml:space="preserve"> (items the acquiree may need to fix or correct) and </w:t>
      </w:r>
      <w:r w:rsidDel="00000000" w:rsidR="00000000" w:rsidRPr="00000000">
        <w:rPr>
          <w:rFonts w:ascii="Google Sans Text" w:cs="Google Sans Text" w:eastAsia="Google Sans Text" w:hAnsi="Google Sans Text"/>
          <w:b w:val="1"/>
          <w:bCs w:val="1"/>
          <w:color w:val="1b1c1d"/>
          <w:sz w:val="24"/>
          <w:szCs w:val="24"/>
          <w:rtl w:val="0"/>
        </w:rPr>
        <w:t xml:space="preserve">post-acquisition priority items and strategic recommendations.</w:t>
      </w:r>
      <w:r w:rsidDel="00000000" w:rsidR="00000000" w:rsidRPr="00000000">
        <w:rPr>
          <w:rFonts w:ascii="Google Sans Text" w:cs="Google Sans Text" w:eastAsia="Google Sans Text" w:hAnsi="Google Sans Text"/>
          <w:color w:val="1b1c1d"/>
          <w:sz w:val="24"/>
          <w:szCs w:val="24"/>
          <w:rtl w:val="0"/>
        </w:rPr>
        <w:t xml:space="preserve"> This is designed to safeguard the acquirer's investment and help accurately determine the </w:t>
      </w:r>
      <w:r w:rsidDel="00000000" w:rsidR="00000000" w:rsidRPr="00000000">
        <w:rPr>
          <w:rFonts w:ascii="Google Sans Text" w:cs="Google Sans Text" w:eastAsia="Google Sans Text" w:hAnsi="Google Sans Text"/>
          <w:b w:val="1"/>
          <w:bCs w:val="1"/>
          <w:color w:val="1b1c1d"/>
          <w:sz w:val="24"/>
          <w:szCs w:val="24"/>
          <w:rtl w:val="0"/>
        </w:rPr>
        <w:t xml:space="preserve">valuation of the target company and its assets.</w:t>
      </w:r>
    </w:p>
    <w:p w:rsidR="00000000" w:rsidDel="00000000" w:rsidP="00000000" w:rsidRDefault="00000000" w:rsidRPr="00000000" w14:paraId="0000004E">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Services Include:</w:t>
      </w:r>
    </w:p>
    <w:p w:rsidR="00000000" w:rsidDel="00000000" w:rsidP="00000000" w:rsidRDefault="00000000" w:rsidRPr="00000000" w14:paraId="0000004F">
      <w:pPr>
        <w:widowControl w:val="0"/>
        <w:numPr>
          <w:ilvl w:val="2"/>
          <w:numId w:val="17"/>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Identifying </w:t>
      </w:r>
      <w:r w:rsidDel="00000000" w:rsidR="00000000" w:rsidRPr="00000000">
        <w:rPr>
          <w:rFonts w:ascii="Google Sans Text" w:cs="Google Sans Text" w:eastAsia="Google Sans Text" w:hAnsi="Google Sans Text"/>
          <w:b w:val="1"/>
          <w:bCs w:val="1"/>
          <w:color w:val="1b1c1d"/>
          <w:sz w:val="24"/>
          <w:szCs w:val="24"/>
          <w:rtl w:val="0"/>
        </w:rPr>
        <w:t xml:space="preserve">and prioritizing</w:t>
      </w:r>
      <w:r w:rsidDel="00000000" w:rsidR="00000000" w:rsidRPr="00000000">
        <w:rPr>
          <w:rFonts w:ascii="Google Sans Text" w:cs="Google Sans Text" w:eastAsia="Google Sans Text" w:hAnsi="Google Sans Text"/>
          <w:color w:val="1b1c1d"/>
          <w:sz w:val="24"/>
          <w:szCs w:val="24"/>
          <w:rtl w:val="0"/>
        </w:rPr>
        <w:t xml:space="preserve"> vulnerabilities in legacy OT systems.</w:t>
      </w:r>
    </w:p>
    <w:p w:rsidR="00000000" w:rsidDel="00000000" w:rsidP="00000000" w:rsidRDefault="00000000" w:rsidRPr="00000000" w14:paraId="00000050">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Assessing compliance with industry-specific security standards.</w:t>
      </w:r>
    </w:p>
    <w:p w:rsidR="00000000" w:rsidDel="00000000" w:rsidP="00000000" w:rsidRDefault="00000000" w:rsidRPr="00000000" w14:paraId="00000051">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Developing integration plans to align acquired systems with the client's existing security framework.</w:t>
      </w:r>
    </w:p>
    <w:p w:rsidR="00000000" w:rsidDel="00000000" w:rsidP="00000000" w:rsidRDefault="00000000" w:rsidRPr="00000000" w14:paraId="00000052">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Providing risk mitigation strategies to address potential security gaps.</w:t>
      </w:r>
    </w:p>
    <w:p w:rsidR="00000000" w:rsidDel="00000000" w:rsidP="00000000" w:rsidRDefault="00000000" w:rsidRPr="00000000" w14:paraId="00000053">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Identifying indicators of compromise, such as ransomware or malware.</w:t>
      </w:r>
    </w:p>
    <w:p w:rsidR="00000000" w:rsidDel="00000000" w:rsidP="00000000" w:rsidRDefault="00000000" w:rsidRPr="00000000" w14:paraId="00000054">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Performing architecture reviews, including physical walkthroughs, to document the current state of the new facility.</w:t>
      </w:r>
    </w:p>
    <w:p w:rsidR="00000000" w:rsidDel="00000000" w:rsidP="00000000" w:rsidRDefault="00000000" w:rsidRPr="00000000" w14:paraId="00000055">
      <w:pPr>
        <w:widowControl w:val="0"/>
        <w:numPr>
          <w:ilvl w:val="2"/>
          <w:numId w:val="17"/>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Reviewing past security incidents and the effectiveness of remediation efforts.</w:t>
      </w:r>
    </w:p>
    <w:p w:rsidR="00000000" w:rsidDel="00000000" w:rsidP="00000000" w:rsidRDefault="00000000" w:rsidRPr="00000000" w14:paraId="00000056">
      <w:pPr>
        <w:widowControl w:val="0"/>
        <w:numPr>
          <w:ilvl w:val="2"/>
          <w:numId w:val="17"/>
        </w:numP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Conducting dark web searches for potentially compromised credentials or intellectual property related to the acquisition target.</w:t>
      </w:r>
    </w:p>
    <w:p w:rsidR="00000000" w:rsidDel="00000000" w:rsidP="00000000" w:rsidRDefault="00000000" w:rsidRPr="00000000" w14:paraId="00000057">
      <w:pPr>
        <w:widowControl w:val="0"/>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specialized unit will enable Axians to not only pursue new opportunities but also to deepen engagement with current customers and participate more effectively in market outreach, positioning Axians as a leader in cyber reliability and security.</w:t>
      </w:r>
    </w:p>
    <w:p w:rsidR="00000000" w:rsidDel="00000000" w:rsidP="00000000" w:rsidRDefault="00000000" w:rsidRPr="00000000" w14:paraId="00000058">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Return on Investment (ROI):</w:t>
      </w:r>
    </w:p>
    <w:p w:rsidR="00000000" w:rsidDel="00000000" w:rsidP="00000000" w:rsidRDefault="00000000" w:rsidRPr="00000000" w14:paraId="0000005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establishing a specialized OT security unit, Axians can expect a significant return on investment through several avenues:</w:t>
      </w:r>
    </w:p>
    <w:p w:rsidR="00000000" w:rsidDel="00000000" w:rsidP="00000000" w:rsidRDefault="00000000" w:rsidRPr="00000000" w14:paraId="0000005A">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Increased Project Size &amp; Scope:</w:t>
      </w:r>
      <w:r w:rsidDel="00000000" w:rsidR="00000000" w:rsidRPr="00000000">
        <w:rPr>
          <w:rFonts w:ascii="Google Sans Text" w:cs="Google Sans Text" w:eastAsia="Google Sans Text" w:hAnsi="Google Sans Text"/>
          <w:color w:val="1b1c1d"/>
          <w:sz w:val="24"/>
          <w:szCs w:val="24"/>
          <w:rtl w:val="0"/>
        </w:rPr>
        <w:t xml:space="preserve"> Offering comprehensive OT security solutions allows Axians to bid on larger, more complex projects, driving up revenue per client.</w:t>
      </w:r>
    </w:p>
    <w:p w:rsidR="00000000" w:rsidDel="00000000" w:rsidP="00000000" w:rsidRDefault="00000000" w:rsidRPr="00000000" w14:paraId="0000005B">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Recurring Revenue Streams:</w:t>
      </w:r>
      <w:r w:rsidDel="00000000" w:rsidR="00000000" w:rsidRPr="00000000">
        <w:rPr>
          <w:rFonts w:ascii="Google Sans Text" w:cs="Google Sans Text" w:eastAsia="Google Sans Text" w:hAnsi="Google Sans Text"/>
          <w:color w:val="1b1c1d"/>
          <w:sz w:val="24"/>
          <w:szCs w:val="24"/>
          <w:rtl w:val="0"/>
        </w:rPr>
        <w:t xml:space="preserve"> Ongoing services like monitoring, maintenance, compliance assessments, specialized legacy support, and </w:t>
      </w:r>
      <w:r w:rsidDel="00000000" w:rsidR="00000000" w:rsidRPr="00000000">
        <w:rPr>
          <w:rFonts w:ascii="Google Sans Text" w:cs="Google Sans Text" w:eastAsia="Google Sans Text" w:hAnsi="Google Sans Text"/>
          <w:b w:val="1"/>
          <w:bCs w:val="1"/>
          <w:color w:val="1b1c1d"/>
          <w:sz w:val="24"/>
          <w:szCs w:val="24"/>
          <w:rtl w:val="0"/>
        </w:rPr>
        <w:t xml:space="preserve">proactive risk advisory subscriptions</w:t>
      </w:r>
      <w:r w:rsidDel="00000000" w:rsidR="00000000" w:rsidRPr="00000000">
        <w:rPr>
          <w:rFonts w:ascii="Google Sans Text" w:cs="Google Sans Text" w:eastAsia="Google Sans Text" w:hAnsi="Google Sans Text"/>
          <w:color w:val="1b1c1d"/>
          <w:sz w:val="24"/>
          <w:szCs w:val="24"/>
          <w:rtl w:val="0"/>
        </w:rPr>
        <w:t xml:space="preserve"> create stable, long-term revenue.</w:t>
      </w:r>
    </w:p>
    <w:p w:rsidR="00000000" w:rsidDel="00000000" w:rsidP="00000000" w:rsidRDefault="00000000" w:rsidRPr="00000000" w14:paraId="0000005C">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Enhanced Customer Loyalty &amp; Retention:</w:t>
      </w:r>
      <w:r w:rsidDel="00000000" w:rsidR="00000000" w:rsidRPr="00000000">
        <w:rPr>
          <w:rFonts w:ascii="Google Sans Text" w:cs="Google Sans Text" w:eastAsia="Google Sans Text" w:hAnsi="Google Sans Text"/>
          <w:color w:val="1b1c1d"/>
          <w:sz w:val="24"/>
          <w:szCs w:val="24"/>
          <w:rtl w:val="0"/>
        </w:rPr>
        <w:t xml:space="preserve"> Demonstrating proactive expertise in OT security, especially concerning their existing Axians product investments and by aligning security with </w:t>
      </w:r>
      <w:r w:rsidDel="00000000" w:rsidR="00000000" w:rsidRPr="00000000">
        <w:rPr>
          <w:rFonts w:ascii="Google Sans Text" w:cs="Google Sans Text" w:eastAsia="Google Sans Text" w:hAnsi="Google Sans Text"/>
          <w:b w:val="1"/>
          <w:bCs w:val="1"/>
          <w:color w:val="1b1c1d"/>
          <w:sz w:val="24"/>
          <w:szCs w:val="24"/>
          <w:rtl w:val="0"/>
        </w:rPr>
        <w:t xml:space="preserve">operational efficiency, a customer-first, fact-based approach, and continuous improvement principles,</w:t>
      </w:r>
      <w:r w:rsidDel="00000000" w:rsidR="00000000" w:rsidRPr="00000000">
        <w:rPr>
          <w:rFonts w:ascii="Google Sans Text" w:cs="Google Sans Text" w:eastAsia="Google Sans Text" w:hAnsi="Google Sans Text"/>
          <w:color w:val="1b1c1d"/>
          <w:sz w:val="24"/>
          <w:szCs w:val="24"/>
          <w:rtl w:val="0"/>
        </w:rPr>
        <w:t xml:space="preserve"> builds significant trust and strengthens client relationships, leading to higher retention rates and repeat business.</w:t>
      </w:r>
    </w:p>
    <w:p w:rsidR="00000000" w:rsidDel="00000000" w:rsidP="00000000" w:rsidRDefault="00000000" w:rsidRPr="00000000" w14:paraId="0000005D">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Expansion into New Markets &amp; Service Niches:</w:t>
      </w:r>
      <w:r w:rsidDel="00000000" w:rsidR="00000000" w:rsidRPr="00000000">
        <w:rPr>
          <w:rFonts w:ascii="Google Sans Text" w:cs="Google Sans Text" w:eastAsia="Google Sans Text" w:hAnsi="Google Sans Text"/>
          <w:color w:val="1b1c1d"/>
          <w:sz w:val="24"/>
          <w:szCs w:val="24"/>
          <w:rtl w:val="0"/>
        </w:rPr>
        <w:t xml:space="preserve"> The specialized unit positions Axians to enter new, high-growth sectors and offer unique, high-value services within the European OT security market.</w:t>
      </w:r>
    </w:p>
    <w:p w:rsidR="00000000" w:rsidDel="00000000" w:rsidP="00000000" w:rsidRDefault="00000000" w:rsidRPr="00000000" w14:paraId="0000005E">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Improved Upsell &amp; Cross-sell Opportunities:</w:t>
      </w:r>
      <w:r w:rsidDel="00000000" w:rsidR="00000000" w:rsidRPr="00000000">
        <w:rPr>
          <w:rFonts w:ascii="Google Sans Text" w:cs="Google Sans Text" w:eastAsia="Google Sans Text" w:hAnsi="Google Sans Text"/>
          <w:color w:val="1b1c1d"/>
          <w:sz w:val="24"/>
          <w:szCs w:val="24"/>
          <w:rtl w:val="0"/>
        </w:rPr>
        <w:t xml:space="preserve"> The legacy risk assessment service can naturally lead to upgrade discussions or the sale of additional security services and solutions, framed as operational enhancements and part of a </w:t>
      </w:r>
      <w:r w:rsidDel="00000000" w:rsidR="00000000" w:rsidRPr="00000000">
        <w:rPr>
          <w:rFonts w:ascii="Google Sans Text" w:cs="Google Sans Text" w:eastAsia="Google Sans Text" w:hAnsi="Google Sans Text"/>
          <w:b w:val="1"/>
          <w:bCs w:val="1"/>
          <w:color w:val="1b1c1d"/>
          <w:sz w:val="24"/>
          <w:szCs w:val="24"/>
          <w:rtl w:val="0"/>
        </w:rPr>
        <w:t xml:space="preserve">continuous improvement journey.</w:t>
      </w:r>
    </w:p>
    <w:p w:rsidR="00000000" w:rsidDel="00000000" w:rsidP="00000000" w:rsidRDefault="00000000" w:rsidRPr="00000000" w14:paraId="0000005F">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Internal Cost Savings &amp; Efficiency:</w:t>
      </w:r>
      <w:r w:rsidDel="00000000" w:rsidR="00000000" w:rsidRPr="00000000">
        <w:rPr>
          <w:rFonts w:ascii="Google Sans Text" w:cs="Google Sans Text" w:eastAsia="Google Sans Text" w:hAnsi="Google Sans Text"/>
          <w:color w:val="1b1c1d"/>
          <w:sz w:val="24"/>
          <w:szCs w:val="24"/>
          <w:rtl w:val="0"/>
        </w:rPr>
        <w:t xml:space="preserve"> Leveraging the specialized unit for internal IEC 62443 consultation, lab management, and risk advisories can be more cost-effective than relying solely on external consultants or disparate internal efforts. </w:t>
      </w:r>
      <w:r w:rsidDel="00000000" w:rsidR="00000000" w:rsidRPr="00000000">
        <w:rPr>
          <w:rFonts w:ascii="Google Sans Text" w:cs="Google Sans Text" w:eastAsia="Google Sans Text" w:hAnsi="Google Sans Text"/>
          <w:b w:val="1"/>
          <w:bCs w:val="1"/>
          <w:color w:val="1b1c1d"/>
          <w:sz w:val="24"/>
          <w:szCs w:val="24"/>
          <w:rtl w:val="0"/>
        </w:rPr>
        <w:t xml:space="preserve">The philosophy of integrating security into existing processes, guided by LEAN thinking, reduces the need for redundant security-specific tooling and personnel.</w:t>
      </w:r>
    </w:p>
    <w:p w:rsidR="00000000" w:rsidDel="00000000" w:rsidP="00000000" w:rsidRDefault="00000000" w:rsidRPr="00000000" w14:paraId="00000060">
      <w:pPr>
        <w:widowControl w:val="0"/>
        <w:spacing w:after="240" w:before="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strategic investment will not only boost Axians' bottom line but also solidify its reputation as a leader in industrial cybersecurity and a partner truly invested in its customers' operational integrity, efficiency, and continuous improvement, </w:t>
      </w:r>
      <w:r w:rsidDel="00000000" w:rsidR="00000000" w:rsidRPr="00000000">
        <w:rPr>
          <w:rFonts w:ascii="Google Sans Text" w:cs="Google Sans Text" w:eastAsia="Google Sans Text" w:hAnsi="Google Sans Text"/>
          <w:b w:val="1"/>
          <w:bCs w:val="1"/>
          <w:color w:val="1b1c1d"/>
          <w:sz w:val="24"/>
          <w:szCs w:val="24"/>
          <w:rtl w:val="0"/>
        </w:rPr>
        <w:t xml:space="preserve">working together towards the right results, the right way, for a more secure and sustainable future.</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cent de Mildt" w:id="0" w:date="2025-06-05T19:42: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driven by a commitment to create real impact—delivering meaningful results in the right way, with integrity and purpose for Axians' customer base</w:t>
      </w:r>
    </w:p>
  </w:comment>
  <w:comment w:author="Vincent de Mildt" w:id="2" w:date="2025-06-05T19:49:3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or too much?</w:t>
      </w:r>
    </w:p>
  </w:comment>
  <w:comment w:author="Vincent de Mildt" w:id="3" w:date="2025-06-05T19:55:32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agnostic approach? We adapt to what the company has and is used to work with, less need to add and train them on new systems/ applications etc?</w:t>
      </w:r>
    </w:p>
  </w:comment>
  <w:comment w:author="Vincent de Mildt" w:id="1" w:date="2025-06-05T19:44:32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Referring to the OT Security expenditure</w:t>
      </w:r>
    </w:p>
  </w:comment>
  <w:comment w:author="Vincent de Mildt" w:id="4" w:date="2025-06-07T18:19:1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 in light of Leveraging AI for Enhanced Security Operations?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